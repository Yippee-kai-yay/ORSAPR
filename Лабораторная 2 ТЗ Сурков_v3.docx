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843E5" w:rsidRDefault="00A843E5">
      <w:pPr>
        <w:spacing w:after="160" w:line="259" w:lineRule="auto"/>
        <w:ind w:firstLine="0"/>
        <w:jc w:val="left"/>
      </w:pPr>
    </w:p>
    <w:p w14:paraId="00000002" w14:textId="77777777" w:rsidR="00A843E5" w:rsidRDefault="00A843E5">
      <w:pPr>
        <w:spacing w:after="160" w:line="259" w:lineRule="auto"/>
        <w:ind w:firstLine="0"/>
        <w:jc w:val="left"/>
      </w:pPr>
    </w:p>
    <w:p w14:paraId="00000003" w14:textId="77777777" w:rsidR="00A843E5" w:rsidRDefault="00A843E5">
      <w:pPr>
        <w:spacing w:after="160" w:line="259" w:lineRule="auto"/>
        <w:ind w:firstLine="0"/>
        <w:jc w:val="left"/>
      </w:pPr>
    </w:p>
    <w:p w14:paraId="00000004" w14:textId="77777777" w:rsidR="00A843E5" w:rsidRDefault="00A843E5">
      <w:pPr>
        <w:spacing w:after="160" w:line="259" w:lineRule="auto"/>
        <w:ind w:firstLine="0"/>
        <w:jc w:val="left"/>
      </w:pPr>
    </w:p>
    <w:p w14:paraId="00000005" w14:textId="77777777" w:rsidR="00A843E5" w:rsidRDefault="00A843E5">
      <w:pPr>
        <w:spacing w:after="160" w:line="259" w:lineRule="auto"/>
        <w:ind w:firstLine="0"/>
        <w:jc w:val="left"/>
      </w:pPr>
    </w:p>
    <w:p w14:paraId="00000006" w14:textId="77777777" w:rsidR="00A843E5" w:rsidRDefault="00A843E5">
      <w:pPr>
        <w:spacing w:after="160" w:line="259" w:lineRule="auto"/>
        <w:ind w:firstLine="0"/>
        <w:jc w:val="left"/>
      </w:pPr>
    </w:p>
    <w:p w14:paraId="00000007" w14:textId="77777777" w:rsidR="00A843E5" w:rsidRDefault="00A843E5">
      <w:pPr>
        <w:spacing w:after="160" w:line="259" w:lineRule="auto"/>
        <w:ind w:firstLine="0"/>
        <w:jc w:val="left"/>
      </w:pPr>
    </w:p>
    <w:p w14:paraId="00000008" w14:textId="77777777" w:rsidR="00A843E5" w:rsidRDefault="00A843E5">
      <w:pPr>
        <w:spacing w:after="160" w:line="259" w:lineRule="auto"/>
        <w:ind w:firstLine="0"/>
        <w:jc w:val="left"/>
      </w:pPr>
    </w:p>
    <w:p w14:paraId="00000009" w14:textId="77777777" w:rsidR="00A843E5" w:rsidRDefault="00A843E5">
      <w:pPr>
        <w:spacing w:after="160" w:line="259" w:lineRule="auto"/>
        <w:ind w:firstLine="0"/>
        <w:jc w:val="left"/>
      </w:pPr>
    </w:p>
    <w:p w14:paraId="0000000A" w14:textId="77777777" w:rsidR="00A843E5" w:rsidRDefault="00A843E5">
      <w:pPr>
        <w:spacing w:after="160" w:line="259" w:lineRule="auto"/>
        <w:ind w:firstLine="0"/>
        <w:jc w:val="left"/>
      </w:pPr>
    </w:p>
    <w:p w14:paraId="0000000B" w14:textId="77777777" w:rsidR="00A843E5" w:rsidRDefault="00000000">
      <w:pPr>
        <w:spacing w:after="160" w:line="259" w:lineRule="auto"/>
        <w:ind w:firstLine="0"/>
        <w:jc w:val="center"/>
        <w:rPr>
          <w:b/>
          <w:bCs/>
        </w:rPr>
      </w:pPr>
      <w:sdt>
        <w:sdtPr>
          <w:tag w:val="goog_rdk_0"/>
          <w:id w:val="2090570902"/>
        </w:sdtPr>
        <w:sdtContent/>
      </w:sdt>
      <w:r>
        <w:rPr>
          <w:b/>
          <w:bCs/>
        </w:rPr>
        <w:t>ТЕХНИЧЕСКОЕ ЗАДАНИЕ</w:t>
      </w:r>
    </w:p>
    <w:p w14:paraId="0000000C" w14:textId="6DD912BF" w:rsidR="00A843E5" w:rsidRPr="00D22373" w:rsidRDefault="00000000">
      <w:pPr>
        <w:spacing w:after="160" w:line="259" w:lineRule="auto"/>
        <w:ind w:firstLine="0"/>
        <w:jc w:val="center"/>
        <w:rPr>
          <w:b/>
          <w:bCs/>
        </w:rPr>
      </w:pPr>
      <w:r>
        <w:rPr>
          <w:b/>
          <w:bCs/>
        </w:rPr>
        <w:t>на выполнение в 202</w:t>
      </w:r>
      <w:r w:rsidR="00BD3832">
        <w:rPr>
          <w:b/>
          <w:bCs/>
        </w:rPr>
        <w:t>6</w:t>
      </w:r>
      <w:r>
        <w:rPr>
          <w:b/>
          <w:bCs/>
        </w:rPr>
        <w:t xml:space="preserve"> году работ по разработке плагина "</w:t>
      </w:r>
      <w:r w:rsidR="00BD3832" w:rsidRPr="00BD3832">
        <w:rPr>
          <w:b/>
          <w:bCs/>
        </w:rPr>
        <w:t>Заглушка для проводов в столешнице</w:t>
      </w:r>
      <w:r>
        <w:rPr>
          <w:b/>
          <w:bCs/>
        </w:rPr>
        <w:t xml:space="preserve">" для системы автоматизированного проектирования </w:t>
      </w:r>
      <w:r w:rsidR="00BD3832" w:rsidRPr="00BD3832">
        <w:rPr>
          <w:b/>
          <w:bCs/>
        </w:rPr>
        <w:t>КОМПАС-3D</w:t>
      </w:r>
    </w:p>
    <w:p w14:paraId="0000000D" w14:textId="77777777" w:rsidR="00A843E5" w:rsidRDefault="00000000">
      <w:pPr>
        <w:spacing w:after="160" w:line="259" w:lineRule="auto"/>
        <w:ind w:firstLine="0"/>
        <w:jc w:val="left"/>
      </w:pPr>
      <w:r>
        <w:br w:type="page"/>
      </w:r>
    </w:p>
    <w:p w14:paraId="0000000E" w14:textId="6AD2FAAA" w:rsidR="00A843E5" w:rsidRPr="00F57B81" w:rsidDel="006473B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del w:id="1" w:author="vesurkov" w:date="2026-10-07T09:44:00Z" w16du:dateUtc="2026-10-07T02:44:00Z"/>
          <w:b/>
          <w:bCs/>
          <w:color w:val="000000"/>
          <w:sz w:val="32"/>
          <w:szCs w:val="32"/>
        </w:rPr>
        <w:pPrChange w:id="2" w:author="Слава Сурков" w:date="2026-09-23T11:36:00Z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before="240" w:line="259" w:lineRule="auto"/>
            <w:ind w:left="709" w:firstLine="0"/>
            <w:jc w:val="center"/>
          </w:pPr>
        </w:pPrChange>
      </w:pPr>
      <w:del w:id="3" w:author="vesurkov" w:date="2026-10-07T09:44:00Z" w16du:dateUtc="2026-10-07T02:44:00Z">
        <w:r w:rsidRPr="00F57B81" w:rsidDel="006473BF">
          <w:rPr>
            <w:b/>
            <w:bCs/>
            <w:color w:val="000000"/>
            <w:sz w:val="32"/>
            <w:szCs w:val="32"/>
          </w:rPr>
          <w:lastRenderedPageBreak/>
          <w:delText>СОДЕРЖАНИЕ</w:delText>
        </w:r>
      </w:del>
      <w:ins w:id="4" w:author="Слава Сурков" w:date="2026-09-23T11:37:00Z">
        <w:del w:id="5" w:author="vesurkov" w:date="2026-10-07T09:44:00Z" w16du:dateUtc="2026-10-07T02:44:00Z">
          <w:r w:rsidR="00F57B81" w:rsidDel="006473BF">
            <w:rPr>
              <w:b/>
              <w:bCs/>
              <w:color w:val="000000"/>
              <w:sz w:val="32"/>
              <w:szCs w:val="32"/>
            </w:rPr>
            <w:delText>Оглавление</w:delText>
          </w:r>
        </w:del>
      </w:ins>
    </w:p>
    <w:customXmlInsRangeStart w:id="6" w:author="vesurkov" w:date="2026-10-07T09:41:00Z"/>
    <w:sdt>
      <w:sdtPr>
        <w:rPr>
          <w:rFonts w:ascii="Times New Roman" w:hAnsi="Times New Roman" w:cs="Times New Roman"/>
          <w:color w:val="auto"/>
        </w:rPr>
        <w:id w:val="-2045821929"/>
        <w:docPartObj>
          <w:docPartGallery w:val="Table of Contents"/>
          <w:docPartUnique/>
        </w:docPartObj>
      </w:sdtPr>
      <w:sdtEndPr>
        <w:rPr>
          <w:rFonts w:eastAsia="Times New Roman"/>
          <w:sz w:val="28"/>
        </w:rPr>
      </w:sdtEndPr>
      <w:sdtContent>
        <w:customXmlInsRangeEnd w:id="6"/>
        <w:p w14:paraId="0A8770A3" w14:textId="3B5B9249" w:rsidR="008064DD" w:rsidRPr="006E0025" w:rsidRDefault="008064DD" w:rsidP="006473BF">
          <w:pPr>
            <w:pStyle w:val="aa"/>
            <w:spacing w:before="0" w:line="240" w:lineRule="auto"/>
            <w:jc w:val="center"/>
            <w:rPr>
              <w:ins w:id="7" w:author="vesurkov" w:date="2026-10-07T09:41:00Z" w16du:dateUtc="2026-10-07T02:41:00Z"/>
              <w:rFonts w:ascii="Times New Roman" w:hAnsi="Times New Roman" w:cs="Times New Roman"/>
              <w:color w:val="auto"/>
            </w:rPr>
            <w:pPrChange w:id="8" w:author="vesurkov" w:date="2026-10-07T09:44:00Z" w16du:dateUtc="2026-10-07T02:44:00Z">
              <w:pPr>
                <w:pStyle w:val="aa"/>
              </w:pPr>
            </w:pPrChange>
          </w:pPr>
          <w:ins w:id="9" w:author="vesurkov" w:date="2026-10-07T09:41:00Z" w16du:dateUtc="2026-10-07T02:41:00Z">
            <w:r w:rsidRPr="006E0025">
              <w:rPr>
                <w:rFonts w:ascii="Times New Roman" w:hAnsi="Times New Roman" w:cs="Times New Roman"/>
                <w:color w:val="auto"/>
              </w:rPr>
              <w:t>Оглавление</w:t>
            </w:r>
          </w:ins>
        </w:p>
        <w:p w14:paraId="66CB4925" w14:textId="44661FD9" w:rsidR="00033E9E" w:rsidRDefault="008064DD" w:rsidP="00033E9E">
          <w:pPr>
            <w:pStyle w:val="11"/>
            <w:ind w:firstLine="0"/>
            <w:rPr>
              <w:ins w:id="10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1" w:author="vesurkov" w:date="2026-10-07T09:41:00Z" w16du:dateUtc="2026-10-07T02:41:00Z">
            <w:r w:rsidRPr="00E5467C">
              <w:fldChar w:fldCharType="begin"/>
            </w:r>
            <w:r w:rsidRPr="00E5467C">
              <w:instrText xml:space="preserve"> TOC \o "1-3" \h \z \u </w:instrText>
            </w:r>
            <w:r w:rsidRPr="00E5467C">
              <w:fldChar w:fldCharType="separate"/>
            </w:r>
          </w:ins>
          <w:ins w:id="12" w:author="vesurkov" w:date="2026-10-07T10:06:00Z" w16du:dateUtc="2026-10-07T03:06:00Z">
            <w:r w:rsidR="00033E9E" w:rsidRPr="00131465">
              <w:rPr>
                <w:rStyle w:val="a9"/>
                <w:noProof/>
              </w:rPr>
              <w:fldChar w:fldCharType="begin"/>
            </w:r>
            <w:r w:rsidR="00033E9E" w:rsidRPr="00131465">
              <w:rPr>
                <w:rStyle w:val="a9"/>
                <w:noProof/>
              </w:rPr>
              <w:instrText xml:space="preserve"> </w:instrText>
            </w:r>
            <w:r w:rsidR="00033E9E">
              <w:rPr>
                <w:noProof/>
              </w:rPr>
              <w:instrText>HYPERLINK \l "_Toc242260026"</w:instrText>
            </w:r>
            <w:r w:rsidR="00033E9E" w:rsidRPr="00131465">
              <w:rPr>
                <w:rStyle w:val="a9"/>
                <w:noProof/>
              </w:rPr>
              <w:instrText xml:space="preserve"> </w:instrText>
            </w:r>
            <w:r w:rsidR="00033E9E" w:rsidRPr="00131465">
              <w:rPr>
                <w:rStyle w:val="a9"/>
                <w:noProof/>
              </w:rPr>
            </w:r>
            <w:r w:rsidR="00033E9E" w:rsidRPr="00131465">
              <w:rPr>
                <w:rStyle w:val="a9"/>
                <w:noProof/>
              </w:rPr>
              <w:fldChar w:fldCharType="separate"/>
            </w:r>
            <w:r w:rsidR="00033E9E" w:rsidRPr="00131465">
              <w:rPr>
                <w:rStyle w:val="a9"/>
                <w:noProof/>
              </w:rPr>
              <w:t>1</w:t>
            </w:r>
          </w:ins>
          <w:ins w:id="13" w:author="vesurkov" w:date="2026-10-07T10:07:00Z" w16du:dateUtc="2026-10-07T03:07:00Z">
            <w:r w:rsidR="00033E9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14" w:author="vesurkov" w:date="2026-10-07T10:06:00Z" w16du:dateUtc="2026-10-07T03:06:00Z">
            <w:r w:rsidR="00033E9E" w:rsidRPr="00131465">
              <w:rPr>
                <w:rStyle w:val="a9"/>
                <w:noProof/>
              </w:rPr>
              <w:t>ОБЩИЕ СВЕДЕНИЯ</w:t>
            </w:r>
            <w:r w:rsidR="00033E9E">
              <w:rPr>
                <w:noProof/>
                <w:webHidden/>
              </w:rPr>
              <w:tab/>
            </w:r>
            <w:r w:rsidR="00033E9E">
              <w:rPr>
                <w:noProof/>
                <w:webHidden/>
              </w:rPr>
              <w:fldChar w:fldCharType="begin"/>
            </w:r>
            <w:r w:rsidR="00033E9E">
              <w:rPr>
                <w:noProof/>
                <w:webHidden/>
              </w:rPr>
              <w:instrText xml:space="preserve"> PAGEREF _Toc242260026 \h </w:instrText>
            </w:r>
            <w:r w:rsidR="00033E9E">
              <w:rPr>
                <w:noProof/>
                <w:webHidden/>
              </w:rPr>
            </w:r>
            <w:r w:rsidR="00033E9E">
              <w:rPr>
                <w:noProof/>
                <w:webHidden/>
              </w:rPr>
              <w:fldChar w:fldCharType="separate"/>
            </w:r>
            <w:r w:rsidR="00033E9E">
              <w:rPr>
                <w:noProof/>
                <w:webHidden/>
              </w:rPr>
              <w:t>5</w:t>
            </w:r>
            <w:r w:rsidR="00033E9E">
              <w:rPr>
                <w:noProof/>
                <w:webHidden/>
              </w:rPr>
              <w:fldChar w:fldCharType="end"/>
            </w:r>
            <w:r w:rsidR="00033E9E" w:rsidRPr="00131465">
              <w:rPr>
                <w:rStyle w:val="a9"/>
                <w:noProof/>
              </w:rPr>
              <w:fldChar w:fldCharType="end"/>
            </w:r>
          </w:ins>
        </w:p>
        <w:p w14:paraId="1FC209D4" w14:textId="477DCB0B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firstLine="0"/>
            <w:rPr>
              <w:ins w:id="15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6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ins w:id="17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"_Toc242260027"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1.1</w:t>
            </w:r>
          </w:ins>
          <w:ins w:id="18" w:author="vesurkov" w:date="2026-10-07T10:11:00Z" w16du:dateUtc="2026-10-07T03:11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19" w:author="vesurkov" w:date="2026-10-07T10:06:00Z" w16du:dateUtc="2026-10-07T03:06:00Z">
            <w:r w:rsidRPr="00131465">
              <w:rPr>
                <w:rStyle w:val="a9"/>
                <w:noProof/>
              </w:rPr>
              <w:t>Полное наименование автоматизированной системы и ее условное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71FFC761" w14:textId="15805F52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20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21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ins w:id="22" w:author="vesurkov" w:date="2026-10-07T10:08:00Z" w16du:dateUtc="2026-10-07T03:08:00Z">
            <w:r>
              <w:rPr>
                <w:rStyle w:val="a9"/>
                <w:noProof/>
              </w:rPr>
              <w:t xml:space="preserve">    </w:t>
            </w:r>
          </w:ins>
          <w:ins w:id="23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"_Toc242260028"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1.2</w:t>
            </w:r>
          </w:ins>
          <w:ins w:id="24" w:author="vesurkov" w:date="2026-10-07T10:08:00Z" w16du:dateUtc="2026-10-07T03:08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25" w:author="vesurkov" w:date="2026-10-07T10:06:00Z" w16du:dateUtc="2026-10-07T03:06:00Z">
            <w:r w:rsidRPr="00131465">
              <w:rPr>
                <w:rStyle w:val="a9"/>
                <w:noProof/>
              </w:rPr>
              <w:t>Наименование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7C90CB5F" w14:textId="4B39BE1D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26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27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ins w:id="28" w:author="vesurkov" w:date="2026-10-07T10:08:00Z" w16du:dateUtc="2026-10-07T03:08:00Z">
            <w:r>
              <w:rPr>
                <w:rStyle w:val="a9"/>
                <w:noProof/>
              </w:rPr>
              <w:t xml:space="preserve">    </w:t>
            </w:r>
          </w:ins>
          <w:ins w:id="29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"_Toc242260029"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1.3</w:t>
            </w:r>
          </w:ins>
          <w:ins w:id="30" w:author="vesurkov" w:date="2026-10-07T10:08:00Z" w16du:dateUtc="2026-10-07T03:08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31" w:author="vesurkov" w:date="2026-10-07T10:06:00Z" w16du:dateUtc="2026-10-07T03:06:00Z">
            <w:r w:rsidRPr="00131465">
              <w:rPr>
                <w:rStyle w:val="a9"/>
                <w:noProof/>
              </w:rPr>
              <w:t>Перечень документов, на основании которых создается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59D6F485" w14:textId="575FADF7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32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33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ins w:id="34" w:author="vesurkov" w:date="2026-10-07T10:08:00Z" w16du:dateUtc="2026-10-07T03:08:00Z">
            <w:r>
              <w:rPr>
                <w:rStyle w:val="a9"/>
                <w:noProof/>
              </w:rPr>
              <w:t xml:space="preserve">    </w:t>
            </w:r>
          </w:ins>
          <w:ins w:id="35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"_Toc242260030"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1.4</w:t>
            </w:r>
          </w:ins>
          <w:ins w:id="36" w:author="vesurkov" w:date="2026-10-07T10:08:00Z" w16du:dateUtc="2026-10-07T03:08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37" w:author="vesurkov" w:date="2026-10-07T10:06:00Z" w16du:dateUtc="2026-10-07T03:06:00Z">
            <w:r w:rsidRPr="00131465">
              <w:rPr>
                <w:rStyle w:val="a9"/>
                <w:noProof/>
              </w:rPr>
              <w:t>Плановые сроки начала и окончания работ по созданию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266F79A5" w14:textId="54A3F6C2" w:rsidR="00033E9E" w:rsidRDefault="00033E9E" w:rsidP="00033E9E">
          <w:pPr>
            <w:pStyle w:val="11"/>
            <w:ind w:firstLine="0"/>
            <w:rPr>
              <w:ins w:id="38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39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"_Toc242260031"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2</w:t>
            </w:r>
          </w:ins>
          <w:ins w:id="40" w:author="vesurkov" w:date="2026-10-07T10:08:00Z" w16du:dateUtc="2026-10-07T03:08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41" w:author="vesurkov" w:date="2026-10-07T10:06:00Z" w16du:dateUtc="2026-10-07T03:06:00Z">
            <w:r w:rsidRPr="00131465">
              <w:rPr>
                <w:rStyle w:val="a9"/>
                <w:noProof/>
              </w:rPr>
              <w:t>ЦЕЛИ И НАЗНАЧЕНИЕ СОЗДАНИЯ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1D9A74ED" w14:textId="1818CADD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42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43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ins w:id="44" w:author="vesurkov" w:date="2026-10-07T10:08:00Z" w16du:dateUtc="2026-10-07T03:08:00Z">
            <w:r>
              <w:rPr>
                <w:rStyle w:val="a9"/>
                <w:noProof/>
              </w:rPr>
              <w:t xml:space="preserve">    </w:t>
            </w:r>
          </w:ins>
          <w:ins w:id="45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"_Toc242260032"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2.1</w:t>
            </w:r>
          </w:ins>
          <w:ins w:id="46" w:author="vesurkov" w:date="2026-10-07T10:08:00Z" w16du:dateUtc="2026-10-07T03:08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47" w:author="vesurkov" w:date="2026-10-07T10:06:00Z" w16du:dateUtc="2026-10-07T03:06:00Z">
            <w:r w:rsidRPr="00131465">
              <w:rPr>
                <w:rStyle w:val="a9"/>
                <w:noProof/>
              </w:rPr>
              <w:t>Цели создания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49847499" w14:textId="6DF26BAD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48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49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ins w:id="50" w:author="vesurkov" w:date="2026-10-07T10:08:00Z" w16du:dateUtc="2026-10-07T03:08:00Z">
            <w:r>
              <w:rPr>
                <w:rStyle w:val="a9"/>
                <w:noProof/>
              </w:rPr>
              <w:t xml:space="preserve">    </w:t>
            </w:r>
          </w:ins>
          <w:ins w:id="51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"_Toc242260033"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2.2</w:t>
            </w:r>
          </w:ins>
          <w:ins w:id="52" w:author="vesurkov" w:date="2026-10-07T10:08:00Z" w16du:dateUtc="2026-10-07T03:08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53" w:author="vesurkov" w:date="2026-10-07T10:06:00Z" w16du:dateUtc="2026-10-07T03:06:00Z">
            <w:r w:rsidRPr="00131465">
              <w:rPr>
                <w:rStyle w:val="a9"/>
                <w:noProof/>
              </w:rPr>
              <w:t>Назначение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7979FCE0" w14:textId="5536432F" w:rsidR="00033E9E" w:rsidRDefault="00033E9E" w:rsidP="00033E9E">
          <w:pPr>
            <w:pStyle w:val="11"/>
            <w:ind w:firstLine="0"/>
            <w:rPr>
              <w:ins w:id="54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55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"_Toc242260034"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</w:t>
            </w:r>
          </w:ins>
          <w:ins w:id="56" w:author="vesurkov" w:date="2026-10-07T10:10:00Z" w16du:dateUtc="2026-10-07T03:10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57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57E721C6" w14:textId="195675F9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58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59" w:author="vesurkov" w:date="2026-10-07T10:10:00Z" w16du:dateUtc="2026-10-07T03:10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ins w:id="60" w:author="vesurkov" w:date="2026-10-07T10:10:00Z" w16du:dateUtc="2026-10-07T03:10:00Z">
            <w:r>
              <w:rPr>
                <w:rStyle w:val="a9"/>
                <w:noProof/>
              </w:rPr>
              <w:t xml:space="preserve">    </w:t>
            </w:r>
          </w:ins>
          <w:ins w:id="61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"_Toc242260035"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</w:t>
            </w:r>
          </w:ins>
          <w:ins w:id="62" w:author="vesurkov" w:date="2026-10-07T10:10:00Z" w16du:dateUtc="2026-10-07T03:10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63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структуре АС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59078145" w14:textId="6EBCF036" w:rsidR="00033E9E" w:rsidRDefault="00033E9E" w:rsidP="00033E9E">
          <w:pPr>
            <w:pStyle w:val="31"/>
            <w:tabs>
              <w:tab w:val="right" w:leader="dot" w:pos="9346"/>
            </w:tabs>
            <w:spacing w:line="240" w:lineRule="auto"/>
            <w:ind w:left="0" w:firstLine="0"/>
            <w:rPr>
              <w:ins w:id="64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65" w:author="vesurkov" w:date="2026-10-07T10:10:00Z" w16du:dateUtc="2026-10-07T03:10:00Z">
              <w:pPr>
                <w:pStyle w:val="31"/>
                <w:tabs>
                  <w:tab w:val="right" w:leader="dot" w:pos="9346"/>
                </w:tabs>
              </w:pPr>
            </w:pPrChange>
          </w:pPr>
          <w:ins w:id="66" w:author="vesurkov" w:date="2026-10-07T10:10:00Z" w16du:dateUtc="2026-10-07T03:10:00Z">
            <w:r>
              <w:rPr>
                <w:rStyle w:val="a9"/>
                <w:noProof/>
              </w:rPr>
              <w:t xml:space="preserve">       </w:t>
            </w:r>
          </w:ins>
          <w:ins w:id="67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"_Toc242260036"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3.1.1 Требования к структуре и функционированию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0FF713D4" w14:textId="1E7E2FC7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68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69" w:author="vesurkov" w:date="2026-10-07T10:10:00Z" w16du:dateUtc="2026-10-07T03:10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ins w:id="70" w:author="vesurkov" w:date="2026-10-07T10:10:00Z" w16du:dateUtc="2026-10-07T03:10:00Z">
            <w:r>
              <w:rPr>
                <w:rStyle w:val="a9"/>
                <w:noProof/>
              </w:rPr>
              <w:t xml:space="preserve">       </w:t>
            </w:r>
          </w:ins>
          <w:ins w:id="71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"_Toc242260037"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3.1.2</w:t>
            </w:r>
          </w:ins>
          <w:ins w:id="72" w:author="vesurkov" w:date="2026-10-07T10:10:00Z" w16du:dateUtc="2026-10-07T03:10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73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численности и квалификации персонала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14C064BD" w14:textId="04305B3D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74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75" w:author="vesurkov" w:date="2026-10-07T10:10:00Z" w16du:dateUtc="2026-10-07T03:10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ins w:id="76" w:author="vesurkov" w:date="2026-10-07T10:10:00Z" w16du:dateUtc="2026-10-07T03:10:00Z">
            <w:r>
              <w:rPr>
                <w:rStyle w:val="a9"/>
                <w:noProof/>
              </w:rPr>
              <w:t xml:space="preserve">       </w:t>
            </w:r>
          </w:ins>
          <w:ins w:id="77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"_Toc242260038"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3.1.3</w:t>
            </w:r>
          </w:ins>
          <w:ins w:id="78" w:author="vesurkov" w:date="2026-10-07T10:10:00Z" w16du:dateUtc="2026-10-07T03:10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79" w:author="vesurkov" w:date="2026-10-07T10:06:00Z" w16du:dateUtc="2026-10-07T03:06:00Z">
            <w:r w:rsidRPr="00131465">
              <w:rPr>
                <w:rStyle w:val="a9"/>
                <w:noProof/>
              </w:rPr>
              <w:t>Показатели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33E56D65" w14:textId="7A00DF45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80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81" w:author="vesurkov" w:date="2026-10-07T10:10:00Z" w16du:dateUtc="2026-10-07T03:10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ins w:id="82" w:author="vesurkov" w:date="2026-10-07T10:10:00Z" w16du:dateUtc="2026-10-07T03:10:00Z">
            <w:r>
              <w:rPr>
                <w:rStyle w:val="a9"/>
                <w:noProof/>
              </w:rPr>
              <w:t xml:space="preserve">       </w:t>
            </w:r>
          </w:ins>
          <w:ins w:id="83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"_Toc242260039"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3.1.4</w:t>
            </w:r>
          </w:ins>
          <w:ins w:id="84" w:author="vesurkov" w:date="2026-10-07T10:10:00Z" w16du:dateUtc="2026-10-07T03:10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85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03A28127" w14:textId="1E64F7A5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86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87" w:author="vesurkov" w:date="2026-10-07T10:10:00Z" w16du:dateUtc="2026-10-07T03:10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ins w:id="88" w:author="vesurkov" w:date="2026-10-07T10:10:00Z" w16du:dateUtc="2026-10-07T03:10:00Z">
            <w:r>
              <w:rPr>
                <w:rStyle w:val="a9"/>
                <w:noProof/>
              </w:rPr>
              <w:t xml:space="preserve">       </w:t>
            </w:r>
          </w:ins>
          <w:ins w:id="89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"_Toc242260040"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3.1.5</w:t>
            </w:r>
          </w:ins>
          <w:ins w:id="90" w:author="vesurkov" w:date="2026-10-07T10:10:00Z" w16du:dateUtc="2026-10-07T03:10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91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0C417742" w14:textId="2CE59DE6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92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93" w:author="vesurkov" w:date="2026-10-07T10:10:00Z" w16du:dateUtc="2026-10-07T03:10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ins w:id="94" w:author="vesurkov" w:date="2026-10-07T10:10:00Z" w16du:dateUtc="2026-10-07T03:10:00Z">
            <w:r>
              <w:rPr>
                <w:rStyle w:val="a9"/>
                <w:noProof/>
              </w:rPr>
              <w:t xml:space="preserve">       </w:t>
            </w:r>
          </w:ins>
          <w:ins w:id="95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"_Toc242260041"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3.1.6</w:t>
            </w:r>
          </w:ins>
          <w:ins w:id="96" w:author="vesurkov" w:date="2026-10-07T10:11:00Z" w16du:dateUtc="2026-10-07T03:11:00Z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</w:ins>
          <w:ins w:id="97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4688DA65" w14:textId="75279FCD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98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99" w:author="vesurkov" w:date="2026-10-07T10:10:00Z" w16du:dateUtc="2026-10-07T03:10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ins w:id="100" w:author="vesurkov" w:date="2026-10-07T10:10:00Z" w16du:dateUtc="2026-10-07T03:10:00Z">
            <w:r>
              <w:rPr>
                <w:rStyle w:val="a9"/>
                <w:noProof/>
              </w:rPr>
              <w:t xml:space="preserve">       </w:t>
            </w:r>
          </w:ins>
          <w:ins w:id="101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"_Toc242260042"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3.1.7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02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эксплуатации, техническому обслуживанию, ремонту и хранению компонентов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0B2F301C" w14:textId="223E026E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103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04" w:author="vesurkov" w:date="2026-10-07T10:09:00Z" w16du:dateUtc="2026-10-07T03:09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   </w:t>
          </w:r>
          <w:ins w:id="105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"_Toc242260043"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3.1.8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06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защите информации от несанкционированного доступа</w:t>
            </w:r>
          </w:ins>
          <w:r>
            <w:rPr>
              <w:rStyle w:val="a9"/>
              <w:noProof/>
            </w:rPr>
            <w:t xml:space="preserve"> </w:t>
          </w:r>
          <w:ins w:id="107" w:author="vesurkov" w:date="2026-10-07T10:06:00Z" w16du:dateUtc="2026-10-07T03:06:00Z"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2C55465D" w14:textId="74D719CE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108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09" w:author="vesurkov" w:date="2026-10-07T10:09:00Z" w16du:dateUtc="2026-10-07T03:09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   </w:t>
          </w:r>
          <w:ins w:id="110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"_Toc242260044"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3.1.9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11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по сохранности информации при авариях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5E792D5C" w14:textId="0E757224" w:rsidR="00033E9E" w:rsidRDefault="00033E9E" w:rsidP="00033E9E">
          <w:pPr>
            <w:pStyle w:val="31"/>
            <w:tabs>
              <w:tab w:val="left" w:pos="2209"/>
              <w:tab w:val="right" w:leader="dot" w:pos="9346"/>
            </w:tabs>
            <w:spacing w:line="240" w:lineRule="auto"/>
            <w:ind w:left="0" w:firstLine="0"/>
            <w:rPr>
              <w:ins w:id="112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13" w:author="vesurkov" w:date="2026-10-07T10:09:00Z" w16du:dateUtc="2026-10-07T03:09:00Z">
              <w:pPr>
                <w:pStyle w:val="31"/>
                <w:tabs>
                  <w:tab w:val="left" w:pos="2209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   </w:t>
          </w:r>
          <w:ins w:id="114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"_Toc242260045"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3.1.10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15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защите от влияния внешних воздействий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69CDF883" w14:textId="53099244" w:rsidR="00033E9E" w:rsidRDefault="00033E9E" w:rsidP="00033E9E">
          <w:pPr>
            <w:pStyle w:val="31"/>
            <w:tabs>
              <w:tab w:val="left" w:pos="2209"/>
              <w:tab w:val="right" w:leader="dot" w:pos="9346"/>
            </w:tabs>
            <w:spacing w:line="240" w:lineRule="auto"/>
            <w:ind w:left="0" w:firstLine="0"/>
            <w:rPr>
              <w:ins w:id="116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17" w:author="vesurkov" w:date="2026-10-07T10:09:00Z" w16du:dateUtc="2026-10-07T03:09:00Z">
              <w:pPr>
                <w:pStyle w:val="31"/>
                <w:tabs>
                  <w:tab w:val="left" w:pos="2209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   </w:t>
          </w:r>
          <w:ins w:id="118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"_Toc242260046"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3.1.11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19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1DC3AE7B" w14:textId="3ADCEC87" w:rsidR="00033E9E" w:rsidRDefault="00033E9E" w:rsidP="00033E9E">
          <w:pPr>
            <w:pStyle w:val="31"/>
            <w:tabs>
              <w:tab w:val="left" w:pos="2209"/>
              <w:tab w:val="right" w:leader="dot" w:pos="9346"/>
            </w:tabs>
            <w:spacing w:line="240" w:lineRule="auto"/>
            <w:ind w:left="0" w:firstLine="0"/>
            <w:rPr>
              <w:ins w:id="120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21" w:author="vesurkov" w:date="2026-10-07T10:09:00Z" w16du:dateUtc="2026-10-07T03:09:00Z">
              <w:pPr>
                <w:pStyle w:val="31"/>
                <w:tabs>
                  <w:tab w:val="left" w:pos="2209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   </w:t>
          </w:r>
          <w:ins w:id="122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"_Toc242260047"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3.1.12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23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по стандартизации и унификации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770965F1" w14:textId="1B0F8CDD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124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25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</w:t>
          </w:r>
          <w:ins w:id="126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"_Toc242260048"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3.2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27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функциям (задачам), выполняемым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3E98D6C5" w14:textId="6120FAA4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128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29" w:author="vesurkov" w:date="2026-10-07T10:09:00Z" w16du:dateUtc="2026-10-07T03:09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   </w:t>
          </w:r>
          <w:ins w:id="130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"_Toc242260049"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3.2.1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31" w:author="vesurkov" w:date="2026-10-07T10:06:00Z" w16du:dateUtc="2026-10-07T03:06:00Z">
            <w:r w:rsidRPr="00131465">
              <w:rPr>
                <w:rStyle w:val="a9"/>
                <w:noProof/>
              </w:rPr>
              <w:t>Перечень функций, задач или их комплексов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0874261A" w14:textId="377CEF24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132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33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</w:t>
          </w:r>
          <w:ins w:id="134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"_Toc242260050"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3.3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35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видам обеспечения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6AE66173" w14:textId="2737B22A" w:rsidR="00033E9E" w:rsidRDefault="00033E9E" w:rsidP="00033E9E">
          <w:pPr>
            <w:pStyle w:val="31"/>
            <w:tabs>
              <w:tab w:val="right" w:leader="dot" w:pos="9346"/>
            </w:tabs>
            <w:spacing w:line="240" w:lineRule="auto"/>
            <w:ind w:left="0" w:firstLine="0"/>
            <w:rPr>
              <w:ins w:id="136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37" w:author="vesurkov" w:date="2026-10-07T10:09:00Z" w16du:dateUtc="2026-10-07T03:09:00Z">
              <w:pPr>
                <w:pStyle w:val="31"/>
                <w:tabs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   </w:t>
          </w:r>
          <w:ins w:id="138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"_Toc242260051"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3.3.1 Требования к математическому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233566D9" w14:textId="7D88AF23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139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40" w:author="vesurkov" w:date="2026-10-07T10:09:00Z" w16du:dateUtc="2026-10-07T03:09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   </w:t>
          </w:r>
          <w:ins w:id="141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"_Toc242260052"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3.3.2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42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информационному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52B7663A" w14:textId="3081CDE3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143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44" w:author="vesurkov" w:date="2026-10-07T10:09:00Z" w16du:dateUtc="2026-10-07T03:09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   </w:t>
          </w:r>
          <w:ins w:id="145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"_Toc242260053"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3.3.3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46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лингвистическому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60D99F47" w14:textId="59C0EC33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147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48" w:author="vesurkov" w:date="2026-10-07T10:09:00Z" w16du:dateUtc="2026-10-07T03:09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   </w:t>
          </w:r>
          <w:ins w:id="149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"_Toc242260054"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3.3.4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50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программному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17C04954" w14:textId="3E0FD401" w:rsidR="00033E9E" w:rsidRDefault="00033E9E" w:rsidP="00033E9E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ins w:id="151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52" w:author="vesurkov" w:date="2026-10-07T10:09:00Z" w16du:dateUtc="2026-10-07T03:09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   </w:t>
          </w:r>
          <w:ins w:id="153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"_Toc242260055"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3.3.5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54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техническому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46C9C986" w14:textId="76F49E12" w:rsidR="00033E9E" w:rsidRDefault="00033E9E" w:rsidP="00033E9E">
          <w:pPr>
            <w:pStyle w:val="31"/>
            <w:tabs>
              <w:tab w:val="right" w:leader="dot" w:pos="9346"/>
            </w:tabs>
            <w:spacing w:line="240" w:lineRule="auto"/>
            <w:ind w:left="0" w:firstLine="0"/>
            <w:rPr>
              <w:ins w:id="155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56" w:author="vesurkov" w:date="2026-10-07T10:09:00Z" w16du:dateUtc="2026-10-07T03:09:00Z">
              <w:pPr>
                <w:pStyle w:val="31"/>
                <w:tabs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lastRenderedPageBreak/>
            <w:t xml:space="preserve">       </w:t>
          </w:r>
          <w:ins w:id="157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"_Toc242260056"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3.3.6 Требования к метрологическому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4644E163" w14:textId="51ECB7BB" w:rsidR="00033E9E" w:rsidRDefault="00033E9E" w:rsidP="00033E9E">
          <w:pPr>
            <w:pStyle w:val="31"/>
            <w:tabs>
              <w:tab w:val="right" w:leader="dot" w:pos="9346"/>
            </w:tabs>
            <w:spacing w:line="240" w:lineRule="auto"/>
            <w:ind w:left="0" w:firstLine="0"/>
            <w:rPr>
              <w:ins w:id="158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59" w:author="vesurkov" w:date="2026-10-07T10:09:00Z" w16du:dateUtc="2026-10-07T03:09:00Z">
              <w:pPr>
                <w:pStyle w:val="31"/>
                <w:tabs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   </w:t>
          </w:r>
          <w:ins w:id="160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"_Toc242260057"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3.3.7 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5B876649" w14:textId="4EA1F0F3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161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62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</w:t>
          </w:r>
          <w:ins w:id="163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"_Toc242260058"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31465">
              <w:rPr>
                <w:rStyle w:val="a9"/>
                <w:noProof/>
              </w:rPr>
              <w:t>Общие технические требования к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746BD7C2" w14:textId="22683202" w:rsidR="00033E9E" w:rsidRDefault="00033E9E" w:rsidP="00033E9E">
          <w:pPr>
            <w:pStyle w:val="11"/>
            <w:ind w:firstLine="0"/>
            <w:rPr>
              <w:ins w:id="164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65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"_Toc242260059"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4</w:t>
            </w:r>
          </w:ins>
          <w:r w:rsidR="00D81EFF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66" w:author="vesurkov" w:date="2026-10-07T10:06:00Z" w16du:dateUtc="2026-10-07T03:06:00Z">
            <w:r w:rsidRPr="00131465">
              <w:rPr>
                <w:rStyle w:val="a9"/>
                <w:noProof/>
              </w:rPr>
              <w:t>СОСТАВ И СОДЕРЖАНИЕ РАБОТ ПО СОЗДАНИЮ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68411420" w14:textId="67832883" w:rsidR="00033E9E" w:rsidRDefault="00033E9E" w:rsidP="00033E9E">
          <w:pPr>
            <w:pStyle w:val="11"/>
            <w:ind w:firstLine="0"/>
            <w:rPr>
              <w:ins w:id="167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68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"_Toc242260060"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5</w:t>
            </w:r>
          </w:ins>
          <w:r w:rsidR="00D81EFF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69" w:author="vesurkov" w:date="2026-10-07T10:06:00Z" w16du:dateUtc="2026-10-07T03:06:00Z">
            <w:r w:rsidRPr="00131465">
              <w:rPr>
                <w:rStyle w:val="a9"/>
                <w:noProof/>
              </w:rPr>
              <w:t>ПОРЯДОК РАЗРАБОТКИ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23AE0A23" w14:textId="373A9002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170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71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</w:t>
          </w:r>
          <w:ins w:id="172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"_Toc242260061"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5.1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73" w:author="vesurkov" w:date="2026-10-07T10:06:00Z" w16du:dateUtc="2026-10-07T03:06:00Z">
            <w:r w:rsidRPr="00131465">
              <w:rPr>
                <w:rStyle w:val="a9"/>
                <w:noProof/>
              </w:rPr>
              <w:t>Порядок организации разработки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66C79384" w14:textId="2144E1B3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174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75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</w:t>
          </w:r>
          <w:ins w:id="176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"_Toc242260062"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5.2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77" w:author="vesurkov" w:date="2026-10-07T10:06:00Z" w16du:dateUtc="2026-10-07T03:06:00Z">
            <w:r w:rsidRPr="00131465">
              <w:rPr>
                <w:rStyle w:val="a9"/>
                <w:noProof/>
              </w:rPr>
              <w:t>Перечень документов и исходных данных для разработки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11730EA4" w14:textId="2AE3FAF9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firstLine="0"/>
            <w:rPr>
              <w:ins w:id="178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79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ins w:id="180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"_Toc242260063"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5.3</w:t>
            </w:r>
          </w:ins>
          <w:r>
            <w:rPr>
              <w:rStyle w:val="a9"/>
              <w:noProof/>
            </w:rPr>
            <w:t xml:space="preserve"> </w:t>
          </w:r>
          <w:ins w:id="181" w:author="vesurkov" w:date="2026-10-07T10:06:00Z" w16du:dateUtc="2026-10-07T03:06:00Z">
            <w:r w:rsidRPr="00131465">
              <w:rPr>
                <w:rStyle w:val="a9"/>
                <w:noProof/>
              </w:rPr>
              <w:t>Перечень документов, предъявляемых по окончании соответствующих этапов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06055B56" w14:textId="78263038" w:rsidR="00033E9E" w:rsidRDefault="00033E9E" w:rsidP="00033E9E">
          <w:pPr>
            <w:pStyle w:val="11"/>
            <w:ind w:firstLine="0"/>
            <w:rPr>
              <w:ins w:id="182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83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"_Toc242260064"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6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84" w:author="vesurkov" w:date="2026-10-07T10:06:00Z" w16du:dateUtc="2026-10-07T03:06:00Z">
            <w:r w:rsidRPr="00131465">
              <w:rPr>
                <w:rStyle w:val="a9"/>
                <w:noProof/>
              </w:rPr>
              <w:t>ПОРЯДОК КОНТРОЛЯ И ПРИЕМКИ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168D96BC" w14:textId="3250E3BB" w:rsidR="00033E9E" w:rsidRDefault="00033E9E" w:rsidP="00033E9E">
          <w:pPr>
            <w:pStyle w:val="21"/>
            <w:tabs>
              <w:tab w:val="right" w:leader="dot" w:pos="9346"/>
            </w:tabs>
            <w:spacing w:line="240" w:lineRule="auto"/>
            <w:ind w:left="0" w:firstLine="0"/>
            <w:rPr>
              <w:ins w:id="185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86" w:author="vesurkov" w:date="2026-10-07T10:09:00Z" w16du:dateUtc="2026-10-07T03:09:00Z">
              <w:pPr>
                <w:pStyle w:val="21"/>
                <w:tabs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</w:t>
          </w:r>
          <w:ins w:id="187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"_Toc242260065"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6.1 Виды, состав и методы испытаний АС и ее составных частей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50DC6F61" w14:textId="0CDE4D66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188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89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</w:t>
          </w:r>
          <w:ins w:id="190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"_Toc242260066"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6.2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91" w:author="vesurkov" w:date="2026-10-07T10:06:00Z" w16du:dateUtc="2026-10-07T03:06:00Z">
            <w:r w:rsidRPr="00131465">
              <w:rPr>
                <w:rStyle w:val="a9"/>
                <w:noProof/>
              </w:rPr>
              <w:t>Общие требования к приёмке работ по стадиям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33A9C836" w14:textId="17329AC1" w:rsidR="00033E9E" w:rsidRDefault="00033E9E" w:rsidP="00033E9E">
          <w:pPr>
            <w:pStyle w:val="11"/>
            <w:ind w:firstLine="0"/>
            <w:rPr>
              <w:ins w:id="192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93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"_Toc242260067"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7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94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13728FA5" w14:textId="200B6AFE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195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196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</w:t>
          </w:r>
          <w:ins w:id="197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"_Toc242260068"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7.1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198" w:author="vesurkov" w:date="2026-10-07T10:06:00Z" w16du:dateUtc="2026-10-07T03:06:00Z">
            <w:r w:rsidRPr="00131465">
              <w:rPr>
                <w:rStyle w:val="a9"/>
                <w:noProof/>
              </w:rPr>
              <w:t>Перечень подлежащих разработке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2CFD601E" w14:textId="472AFAC9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ins w:id="199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200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r>
            <w:rPr>
              <w:rStyle w:val="a9"/>
              <w:noProof/>
            </w:rPr>
            <w:t xml:space="preserve">    </w:t>
          </w:r>
          <w:ins w:id="201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"_Toc242260069"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7.2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202" w:author="vesurkov" w:date="2026-10-07T10:06:00Z" w16du:dateUtc="2026-10-07T03:06:00Z">
            <w:r w:rsidRPr="00131465">
              <w:rPr>
                <w:rStyle w:val="a9"/>
                <w:noProof/>
              </w:rPr>
              <w:t>Вид представления и количество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0F5D3B10" w14:textId="44545612" w:rsidR="00033E9E" w:rsidRDefault="00033E9E" w:rsidP="00033E9E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firstLine="0"/>
            <w:rPr>
              <w:ins w:id="203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pPrChange w:id="204" w:author="vesurkov" w:date="2026-10-07T10:09:00Z" w16du:dateUtc="2026-10-07T03:09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ins w:id="205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"_Toc242260070"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7.3</w:t>
            </w:r>
          </w:ins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  <w:ins w:id="206" w:author="vesurkov" w:date="2026-10-07T10:06:00Z" w16du:dateUtc="2026-10-07T03:06:00Z">
            <w:r w:rsidRPr="00131465">
              <w:rPr>
                <w:rStyle w:val="a9"/>
                <w:noProof/>
              </w:rPr>
              <w:t>Требования по использованию ЕСКД и ЕСПД при разработке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06AF9854" w14:textId="0C02ADE8" w:rsidR="00033E9E" w:rsidRDefault="00033E9E" w:rsidP="00033E9E">
          <w:pPr>
            <w:pStyle w:val="11"/>
            <w:ind w:firstLine="0"/>
            <w:rPr>
              <w:ins w:id="207" w:author="vesurkov" w:date="2026-10-07T10:06:00Z" w16du:dateUtc="2026-10-07T03:06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208" w:author="vesurkov" w:date="2026-10-07T10:06:00Z" w16du:dateUtc="2026-10-07T03:06:00Z">
            <w:r w:rsidRPr="00131465">
              <w:rPr>
                <w:rStyle w:val="a9"/>
                <w:noProof/>
              </w:rPr>
              <w:fldChar w:fldCharType="begin"/>
            </w:r>
            <w:r w:rsidRPr="00131465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"_Toc242260071"</w:instrText>
            </w:r>
            <w:r w:rsidRPr="00131465">
              <w:rPr>
                <w:rStyle w:val="a9"/>
                <w:noProof/>
              </w:rPr>
              <w:instrText xml:space="preserve"> </w:instrText>
            </w:r>
            <w:r w:rsidRPr="00131465">
              <w:rPr>
                <w:rStyle w:val="a9"/>
                <w:noProof/>
              </w:rPr>
            </w:r>
            <w:r w:rsidRPr="00131465">
              <w:rPr>
                <w:rStyle w:val="a9"/>
                <w:noProof/>
              </w:rPr>
              <w:fldChar w:fldCharType="separate"/>
            </w:r>
            <w:r w:rsidRPr="00131465">
              <w:rPr>
                <w:rStyle w:val="a9"/>
                <w:noProof/>
              </w:rPr>
              <w:t>8</w:t>
            </w:r>
          </w:ins>
          <w:r w:rsidR="006E0025">
            <w:rPr>
              <w:rStyle w:val="a9"/>
              <w:noProof/>
              <w:lang w:val="en-US"/>
            </w:rPr>
            <w:t xml:space="preserve"> </w:t>
          </w:r>
          <w:ins w:id="209" w:author="vesurkov" w:date="2026-10-07T10:06:00Z" w16du:dateUtc="2026-10-07T03:06:00Z">
            <w:r w:rsidRPr="00131465">
              <w:rPr>
                <w:rStyle w:val="a9"/>
                <w:noProof/>
              </w:rPr>
              <w:t>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  <w:r w:rsidRPr="00131465">
              <w:rPr>
                <w:rStyle w:val="a9"/>
                <w:noProof/>
              </w:rPr>
              <w:fldChar w:fldCharType="end"/>
            </w:r>
          </w:ins>
        </w:p>
        <w:p w14:paraId="0942A41A" w14:textId="197374E2" w:rsidR="008064DD" w:rsidRPr="00E5467C" w:rsidDel="006473BF" w:rsidRDefault="008064DD" w:rsidP="006473BF">
          <w:pPr>
            <w:pStyle w:val="11"/>
            <w:ind w:firstLine="0"/>
            <w:jc w:val="left"/>
            <w:rPr>
              <w:del w:id="210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11" w:author="vesurkov" w:date="2026-10-07T10:01:00Z" w16du:dateUtc="2026-10-07T03:01:00Z">
                <w:rPr>
                  <w:del w:id="212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213" w:author="vesurkov" w:date="2026-10-07T09:52:00Z" w16du:dateUtc="2026-10-07T02:52:00Z">
              <w:pPr>
                <w:pStyle w:val="11"/>
                <w:tabs>
                  <w:tab w:val="left" w:pos="1200"/>
                  <w:tab w:val="right" w:leader="dot" w:pos="9346"/>
                </w:tabs>
              </w:pPr>
            </w:pPrChange>
          </w:pPr>
          <w:del w:id="214" w:author="vesurkov" w:date="2026-10-07T09:44:00Z" w16du:dateUtc="2026-10-07T02:44:00Z">
            <w:r w:rsidRPr="006E0025" w:rsidDel="006473BF">
              <w:rPr>
                <w:rStyle w:val="a9"/>
                <w:noProof/>
                <w:color w:val="auto"/>
              </w:rPr>
              <w:delText>1.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215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6E0025" w:rsidDel="006473BF">
              <w:rPr>
                <w:rStyle w:val="a9"/>
                <w:noProof/>
                <w:color w:val="auto"/>
              </w:rPr>
              <w:delText>ОБЩИЕ СВЕДЕНИЯ</w:delText>
            </w:r>
            <w:r w:rsidRPr="00E5467C" w:rsidDel="006473BF">
              <w:rPr>
                <w:noProof/>
                <w:webHidden/>
              </w:rPr>
              <w:tab/>
              <w:delText>3</w:delText>
            </w:r>
          </w:del>
        </w:p>
        <w:p w14:paraId="5C9E3D54" w14:textId="54117BAA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216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17" w:author="vesurkov" w:date="2026-10-07T10:01:00Z" w16du:dateUtc="2026-10-07T03:01:00Z">
                <w:rPr>
                  <w:del w:id="218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219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220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22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1.1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222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22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Полное наименование автоматизированной системы и ее условное обозначение</w:delText>
            </w:r>
            <w:r w:rsidRPr="00E5467C" w:rsidDel="006473BF">
              <w:rPr>
                <w:noProof/>
                <w:webHidden/>
              </w:rPr>
              <w:tab/>
              <w:delText>3</w:delText>
            </w:r>
          </w:del>
        </w:p>
        <w:p w14:paraId="3DA3AF16" w14:textId="5250FC3F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224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25" w:author="vesurkov" w:date="2026-10-07T10:01:00Z" w16du:dateUtc="2026-10-07T03:01:00Z">
                <w:rPr>
                  <w:del w:id="226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227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228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22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1.2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230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23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Наименование заказчика</w:delText>
            </w:r>
            <w:r w:rsidRPr="00E5467C" w:rsidDel="006473BF">
              <w:rPr>
                <w:noProof/>
                <w:webHidden/>
              </w:rPr>
              <w:tab/>
              <w:delText>3</w:delText>
            </w:r>
          </w:del>
        </w:p>
        <w:p w14:paraId="4B80A43A" w14:textId="6D924183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232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33" w:author="vesurkov" w:date="2026-10-07T10:01:00Z" w16du:dateUtc="2026-10-07T03:01:00Z">
                <w:rPr>
                  <w:del w:id="234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235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236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23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1.3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238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23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Перечень документов, на основании которых создается АС</w:delText>
            </w:r>
            <w:r w:rsidRPr="00E5467C" w:rsidDel="006473BF">
              <w:rPr>
                <w:noProof/>
                <w:webHidden/>
              </w:rPr>
              <w:tab/>
              <w:delText>3</w:delText>
            </w:r>
          </w:del>
        </w:p>
        <w:p w14:paraId="2129189E" w14:textId="326C6989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240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41" w:author="vesurkov" w:date="2026-10-07T10:01:00Z" w16du:dateUtc="2026-10-07T03:01:00Z">
                <w:rPr>
                  <w:del w:id="242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243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244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24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1.4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246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24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Плановые сроки начала и окончания работ по созданию АС</w:delText>
            </w:r>
            <w:r w:rsidRPr="00E5467C" w:rsidDel="006473BF">
              <w:rPr>
                <w:noProof/>
                <w:webHidden/>
              </w:rPr>
              <w:tab/>
              <w:delText>4</w:delText>
            </w:r>
          </w:del>
        </w:p>
        <w:p w14:paraId="40A22D2E" w14:textId="5286B39A" w:rsidR="008064DD" w:rsidRPr="00E5467C" w:rsidDel="006473BF" w:rsidRDefault="008064DD" w:rsidP="006473BF">
          <w:pPr>
            <w:pStyle w:val="11"/>
            <w:ind w:firstLine="0"/>
            <w:jc w:val="left"/>
            <w:rPr>
              <w:del w:id="248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49" w:author="vesurkov" w:date="2026-10-07T10:01:00Z" w16du:dateUtc="2026-10-07T03:01:00Z">
                <w:rPr>
                  <w:del w:id="250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251" w:author="vesurkov" w:date="2026-10-07T09:52:00Z" w16du:dateUtc="2026-10-07T02:52:00Z">
              <w:pPr>
                <w:pStyle w:val="11"/>
                <w:tabs>
                  <w:tab w:val="left" w:pos="1200"/>
                  <w:tab w:val="right" w:leader="dot" w:pos="9346"/>
                </w:tabs>
              </w:pPr>
            </w:pPrChange>
          </w:pPr>
          <w:del w:id="252" w:author="vesurkov" w:date="2026-10-07T09:44:00Z" w16du:dateUtc="2026-10-07T02:44:00Z">
            <w:r w:rsidRPr="006E0025" w:rsidDel="006473BF">
              <w:rPr>
                <w:rStyle w:val="a9"/>
                <w:noProof/>
                <w:color w:val="auto"/>
              </w:rPr>
              <w:delText>2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253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6E0025" w:rsidDel="006473BF">
              <w:rPr>
                <w:rStyle w:val="a9"/>
                <w:noProof/>
                <w:color w:val="auto"/>
              </w:rPr>
              <w:delText>ЦЕЛИ И НАЗНАЧЕНИЕ СОЗДАНИЯ АВТОМАТИЗИРОВАННОЙ СИСТЕМЫ</w:delText>
            </w:r>
            <w:r w:rsidRPr="00E5467C" w:rsidDel="006473BF">
              <w:rPr>
                <w:noProof/>
                <w:webHidden/>
              </w:rPr>
              <w:tab/>
              <w:delText>5</w:delText>
            </w:r>
          </w:del>
        </w:p>
        <w:p w14:paraId="28AC1800" w14:textId="46700F85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254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55" w:author="vesurkov" w:date="2026-10-07T10:01:00Z" w16du:dateUtc="2026-10-07T03:01:00Z">
                <w:rPr>
                  <w:del w:id="256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257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258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25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2.1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260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26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Цели создания АС</w:delText>
            </w:r>
            <w:r w:rsidRPr="00E5467C" w:rsidDel="006473BF">
              <w:rPr>
                <w:noProof/>
                <w:webHidden/>
              </w:rPr>
              <w:tab/>
              <w:delText>5</w:delText>
            </w:r>
          </w:del>
        </w:p>
        <w:p w14:paraId="6D218D1E" w14:textId="1FCD8E67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262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63" w:author="vesurkov" w:date="2026-10-07T10:01:00Z" w16du:dateUtc="2026-10-07T03:01:00Z">
                <w:rPr>
                  <w:del w:id="264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265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266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26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2.2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268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26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Назначение АС</w:delText>
            </w:r>
            <w:r w:rsidRPr="00E5467C" w:rsidDel="006473BF">
              <w:rPr>
                <w:noProof/>
                <w:webHidden/>
              </w:rPr>
              <w:tab/>
              <w:delText>5</w:delText>
            </w:r>
          </w:del>
        </w:p>
        <w:p w14:paraId="3B2F9EED" w14:textId="33667DBE" w:rsidR="008064DD" w:rsidRPr="00E5467C" w:rsidDel="006473BF" w:rsidRDefault="008064DD" w:rsidP="006473BF">
          <w:pPr>
            <w:pStyle w:val="11"/>
            <w:ind w:firstLine="0"/>
            <w:jc w:val="left"/>
            <w:rPr>
              <w:del w:id="270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71" w:author="vesurkov" w:date="2026-10-07T10:01:00Z" w16du:dateUtc="2026-10-07T03:01:00Z">
                <w:rPr>
                  <w:del w:id="272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273" w:author="vesurkov" w:date="2026-10-07T09:52:00Z" w16du:dateUtc="2026-10-07T02:52:00Z">
              <w:pPr>
                <w:pStyle w:val="11"/>
                <w:tabs>
                  <w:tab w:val="left" w:pos="1200"/>
                  <w:tab w:val="right" w:leader="dot" w:pos="9346"/>
                </w:tabs>
              </w:pPr>
            </w:pPrChange>
          </w:pPr>
          <w:del w:id="274" w:author="vesurkov" w:date="2026-10-07T09:44:00Z" w16du:dateUtc="2026-10-07T02:44:00Z">
            <w:r w:rsidRPr="006E0025" w:rsidDel="006473BF">
              <w:rPr>
                <w:rStyle w:val="a9"/>
                <w:noProof/>
                <w:color w:val="auto"/>
              </w:rPr>
              <w:delText>3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275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6E0025" w:rsidDel="006473BF">
              <w:rPr>
                <w:rStyle w:val="a9"/>
                <w:noProof/>
                <w:color w:val="auto"/>
              </w:rPr>
              <w:delText>ТРЕБОВАНИЯ К АВТОМАТИЗИРОВАННОЙ СИСТЕМЕ</w:delText>
            </w:r>
            <w:r w:rsidRPr="00E5467C" w:rsidDel="006473BF">
              <w:rPr>
                <w:noProof/>
                <w:webHidden/>
              </w:rPr>
              <w:tab/>
              <w:delText>6</w:delText>
            </w:r>
          </w:del>
        </w:p>
        <w:p w14:paraId="2CF0BAA6" w14:textId="47B18758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276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77" w:author="vesurkov" w:date="2026-10-07T10:01:00Z" w16du:dateUtc="2026-10-07T03:01:00Z">
                <w:rPr>
                  <w:del w:id="278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279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280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28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282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28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структуре АС в целом</w:delText>
            </w:r>
            <w:r w:rsidRPr="00E5467C" w:rsidDel="006473BF">
              <w:rPr>
                <w:noProof/>
                <w:webHidden/>
              </w:rPr>
              <w:tab/>
              <w:delText>6</w:delText>
            </w:r>
          </w:del>
        </w:p>
        <w:p w14:paraId="2A352FE6" w14:textId="49296D11" w:rsidR="008064DD" w:rsidRPr="00E5467C" w:rsidDel="006473BF" w:rsidRDefault="008064DD" w:rsidP="006473BF">
          <w:pPr>
            <w:pStyle w:val="31"/>
            <w:tabs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284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85" w:author="vesurkov" w:date="2026-10-07T10:01:00Z" w16du:dateUtc="2026-10-07T03:01:00Z">
                <w:rPr>
                  <w:del w:id="286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287" w:author="vesurkov" w:date="2026-10-07T09:52:00Z" w16du:dateUtc="2026-10-07T02:52:00Z">
              <w:pPr>
                <w:pStyle w:val="31"/>
                <w:tabs>
                  <w:tab w:val="right" w:leader="dot" w:pos="9346"/>
                </w:tabs>
              </w:pPr>
            </w:pPrChange>
          </w:pPr>
          <w:del w:id="288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28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3.1.1 Требования к структуре и функционированию системы</w:delText>
            </w:r>
            <w:r w:rsidRPr="00E5467C" w:rsidDel="006473BF">
              <w:rPr>
                <w:noProof/>
                <w:webHidden/>
              </w:rPr>
              <w:tab/>
              <w:delText>6</w:delText>
            </w:r>
          </w:del>
        </w:p>
        <w:p w14:paraId="557B49DE" w14:textId="19D7CEE4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290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91" w:author="vesurkov" w:date="2026-10-07T10:01:00Z" w16du:dateUtc="2026-10-07T03:01:00Z">
                <w:rPr>
                  <w:del w:id="292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293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294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29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3.1.2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296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29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численности и квалификации персонала системы</w:delText>
            </w:r>
            <w:r w:rsidRPr="00E5467C" w:rsidDel="006473BF">
              <w:rPr>
                <w:noProof/>
                <w:webHidden/>
              </w:rPr>
              <w:tab/>
              <w:delText>7</w:delText>
            </w:r>
          </w:del>
        </w:p>
        <w:p w14:paraId="75CDB624" w14:textId="64BABD63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298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299" w:author="vesurkov" w:date="2026-10-07T10:01:00Z" w16du:dateUtc="2026-10-07T03:01:00Z">
                <w:rPr>
                  <w:del w:id="300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01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302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0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3.1.3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304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30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Показатели назначения</w:delText>
            </w:r>
            <w:r w:rsidRPr="00E5467C" w:rsidDel="006473BF">
              <w:rPr>
                <w:noProof/>
                <w:webHidden/>
              </w:rPr>
              <w:tab/>
              <w:delText>7</w:delText>
            </w:r>
          </w:del>
        </w:p>
        <w:p w14:paraId="6FD183E1" w14:textId="11E8DD60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306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307" w:author="vesurkov" w:date="2026-10-07T10:01:00Z" w16du:dateUtc="2026-10-07T03:01:00Z">
                <w:rPr>
                  <w:del w:id="308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09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310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1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3.1.4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312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31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надежности</w:delText>
            </w:r>
            <w:r w:rsidRPr="00E5467C" w:rsidDel="006473BF">
              <w:rPr>
                <w:noProof/>
                <w:webHidden/>
              </w:rPr>
              <w:tab/>
              <w:delText>8</w:delText>
            </w:r>
          </w:del>
        </w:p>
        <w:p w14:paraId="53BD31DE" w14:textId="7D88203B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314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315" w:author="vesurkov" w:date="2026-10-07T10:01:00Z" w16du:dateUtc="2026-10-07T03:01:00Z">
                <w:rPr>
                  <w:del w:id="316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17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318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1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3.1.5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320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32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безопасности</w:delText>
            </w:r>
            <w:r w:rsidRPr="00E5467C" w:rsidDel="006473BF">
              <w:rPr>
                <w:noProof/>
                <w:webHidden/>
              </w:rPr>
              <w:tab/>
              <w:delText>8</w:delText>
            </w:r>
          </w:del>
        </w:p>
        <w:p w14:paraId="1C2EF77A" w14:textId="52B155B1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322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323" w:author="vesurkov" w:date="2026-10-07T10:01:00Z" w16du:dateUtc="2026-10-07T03:01:00Z">
                <w:rPr>
                  <w:del w:id="324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25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326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2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3.1.6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328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32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эргономике и технической эстетике</w:delText>
            </w:r>
            <w:r w:rsidRPr="00E5467C" w:rsidDel="006473BF">
              <w:rPr>
                <w:noProof/>
                <w:webHidden/>
              </w:rPr>
              <w:tab/>
              <w:delText>8</w:delText>
            </w:r>
          </w:del>
        </w:p>
        <w:p w14:paraId="50D8D764" w14:textId="53124294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330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331" w:author="vesurkov" w:date="2026-10-07T10:01:00Z" w16du:dateUtc="2026-10-07T03:01:00Z">
                <w:rPr>
                  <w:del w:id="332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33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334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3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3.1.7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336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33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эксплуатации, техническому обслуживанию, ремонту и хранению компонентов системы</w:delText>
            </w:r>
            <w:r w:rsidRPr="00E5467C" w:rsidDel="006473BF">
              <w:rPr>
                <w:noProof/>
                <w:webHidden/>
              </w:rPr>
              <w:tab/>
              <w:delText>8</w:delText>
            </w:r>
          </w:del>
        </w:p>
        <w:p w14:paraId="29CBE987" w14:textId="3EF76025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338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339" w:author="vesurkov" w:date="2026-10-07T10:01:00Z" w16du:dateUtc="2026-10-07T03:01:00Z">
                <w:rPr>
                  <w:del w:id="340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41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342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4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3.1.8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344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34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защите информации от несанкционированного доступа</w:delText>
            </w:r>
            <w:r w:rsidRPr="00E5467C" w:rsidDel="006473BF">
              <w:rPr>
                <w:noProof/>
                <w:webHidden/>
              </w:rPr>
              <w:tab/>
              <w:delText>9</w:delText>
            </w:r>
          </w:del>
        </w:p>
        <w:p w14:paraId="0ECA9D7D" w14:textId="4C0E827D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346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347" w:author="vesurkov" w:date="2026-10-07T10:01:00Z" w16du:dateUtc="2026-10-07T03:01:00Z">
                <w:rPr>
                  <w:del w:id="348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49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350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5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3.1.9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352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35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по сохранности информации при авариях</w:delText>
            </w:r>
            <w:r w:rsidRPr="00E5467C" w:rsidDel="006473BF">
              <w:rPr>
                <w:noProof/>
                <w:webHidden/>
              </w:rPr>
              <w:tab/>
              <w:delText>9</w:delText>
            </w:r>
          </w:del>
        </w:p>
        <w:p w14:paraId="0E0875CB" w14:textId="6C84D4E1" w:rsidR="008064DD" w:rsidRPr="00E5467C" w:rsidDel="006473BF" w:rsidRDefault="008064DD" w:rsidP="006473BF">
          <w:pPr>
            <w:pStyle w:val="31"/>
            <w:tabs>
              <w:tab w:val="left" w:pos="220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354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355" w:author="vesurkov" w:date="2026-10-07T10:01:00Z" w16du:dateUtc="2026-10-07T03:01:00Z">
                <w:rPr>
                  <w:del w:id="356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57" w:author="vesurkov" w:date="2026-10-07T09:52:00Z" w16du:dateUtc="2026-10-07T02:52:00Z">
              <w:pPr>
                <w:pStyle w:val="31"/>
                <w:tabs>
                  <w:tab w:val="left" w:pos="2209"/>
                  <w:tab w:val="right" w:leader="dot" w:pos="9346"/>
                </w:tabs>
              </w:pPr>
            </w:pPrChange>
          </w:pPr>
          <w:del w:id="358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5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3.1.10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360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36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защите от влияния внешних воздействий</w:delText>
            </w:r>
            <w:r w:rsidRPr="00E5467C" w:rsidDel="006473BF">
              <w:rPr>
                <w:noProof/>
                <w:webHidden/>
              </w:rPr>
              <w:tab/>
              <w:delText>9</w:delText>
            </w:r>
          </w:del>
        </w:p>
        <w:p w14:paraId="759B94C1" w14:textId="21F08713" w:rsidR="008064DD" w:rsidRPr="00E5467C" w:rsidDel="006473BF" w:rsidRDefault="008064DD" w:rsidP="006473BF">
          <w:pPr>
            <w:pStyle w:val="31"/>
            <w:tabs>
              <w:tab w:val="left" w:pos="220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362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363" w:author="vesurkov" w:date="2026-10-07T10:01:00Z" w16du:dateUtc="2026-10-07T03:01:00Z">
                <w:rPr>
                  <w:del w:id="364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65" w:author="vesurkov" w:date="2026-10-07T09:52:00Z" w16du:dateUtc="2026-10-07T02:52:00Z">
              <w:pPr>
                <w:pStyle w:val="31"/>
                <w:tabs>
                  <w:tab w:val="left" w:pos="2209"/>
                  <w:tab w:val="right" w:leader="dot" w:pos="9346"/>
                </w:tabs>
              </w:pPr>
            </w:pPrChange>
          </w:pPr>
          <w:del w:id="366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6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3.1.11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368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36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патентной чистоте</w:delText>
            </w:r>
            <w:r w:rsidRPr="00E5467C" w:rsidDel="006473BF">
              <w:rPr>
                <w:noProof/>
                <w:webHidden/>
              </w:rPr>
              <w:tab/>
              <w:delText>9</w:delText>
            </w:r>
          </w:del>
        </w:p>
        <w:p w14:paraId="6CA6B02A" w14:textId="03FE7439" w:rsidR="008064DD" w:rsidRPr="00E5467C" w:rsidDel="006473BF" w:rsidRDefault="008064DD" w:rsidP="006473BF">
          <w:pPr>
            <w:pStyle w:val="31"/>
            <w:tabs>
              <w:tab w:val="left" w:pos="220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370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371" w:author="vesurkov" w:date="2026-10-07T10:01:00Z" w16du:dateUtc="2026-10-07T03:01:00Z">
                <w:rPr>
                  <w:del w:id="372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73" w:author="vesurkov" w:date="2026-10-07T09:52:00Z" w16du:dateUtc="2026-10-07T02:52:00Z">
              <w:pPr>
                <w:pStyle w:val="31"/>
                <w:tabs>
                  <w:tab w:val="left" w:pos="2209"/>
                  <w:tab w:val="right" w:leader="dot" w:pos="9346"/>
                </w:tabs>
              </w:pPr>
            </w:pPrChange>
          </w:pPr>
          <w:del w:id="374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7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3.1.12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376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37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по стандартизации и унификации</w:delText>
            </w:r>
            <w:r w:rsidRPr="00E5467C" w:rsidDel="006473BF">
              <w:rPr>
                <w:noProof/>
                <w:webHidden/>
              </w:rPr>
              <w:tab/>
              <w:delText>9</w:delText>
            </w:r>
          </w:del>
        </w:p>
        <w:p w14:paraId="51C1256E" w14:textId="7C97CF6A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378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379" w:author="vesurkov" w:date="2026-10-07T10:01:00Z" w16du:dateUtc="2026-10-07T03:01:00Z">
                <w:rPr>
                  <w:del w:id="380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81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382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8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3.2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384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38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функциям (задачам), выполняемым АС</w:delText>
            </w:r>
            <w:r w:rsidRPr="00E5467C" w:rsidDel="006473BF">
              <w:rPr>
                <w:noProof/>
                <w:webHidden/>
              </w:rPr>
              <w:tab/>
              <w:delText>10</w:delText>
            </w:r>
          </w:del>
        </w:p>
        <w:p w14:paraId="79C5D5A2" w14:textId="5E391737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386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387" w:author="vesurkov" w:date="2026-10-07T10:01:00Z" w16du:dateUtc="2026-10-07T03:01:00Z">
                <w:rPr>
                  <w:del w:id="388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89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390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9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3.2.1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392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39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Перечень функций, задач или их комплексов</w:delText>
            </w:r>
            <w:r w:rsidRPr="00E5467C" w:rsidDel="006473BF">
              <w:rPr>
                <w:noProof/>
                <w:webHidden/>
              </w:rPr>
              <w:tab/>
              <w:delText>10</w:delText>
            </w:r>
          </w:del>
        </w:p>
        <w:p w14:paraId="35A19E8A" w14:textId="58040C99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394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395" w:author="vesurkov" w:date="2026-10-07T10:01:00Z" w16du:dateUtc="2026-10-07T03:01:00Z">
                <w:rPr>
                  <w:del w:id="396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397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398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39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3.3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400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40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видам обеспечения АС</w:delText>
            </w:r>
            <w:r w:rsidRPr="00E5467C" w:rsidDel="006473BF">
              <w:rPr>
                <w:noProof/>
                <w:webHidden/>
              </w:rPr>
              <w:tab/>
              <w:delText>10</w:delText>
            </w:r>
          </w:del>
        </w:p>
        <w:p w14:paraId="144BE32F" w14:textId="5F13220C" w:rsidR="008064DD" w:rsidRPr="00E5467C" w:rsidDel="006473BF" w:rsidRDefault="008064DD" w:rsidP="006473BF">
          <w:pPr>
            <w:pStyle w:val="31"/>
            <w:tabs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402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03" w:author="vesurkov" w:date="2026-10-07T10:01:00Z" w16du:dateUtc="2026-10-07T03:01:00Z">
                <w:rPr>
                  <w:del w:id="404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05" w:author="vesurkov" w:date="2026-10-07T09:52:00Z" w16du:dateUtc="2026-10-07T02:52:00Z">
              <w:pPr>
                <w:pStyle w:val="31"/>
                <w:tabs>
                  <w:tab w:val="right" w:leader="dot" w:pos="9346"/>
                </w:tabs>
              </w:pPr>
            </w:pPrChange>
          </w:pPr>
          <w:del w:id="406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40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3.3.1 Требования к математическому обеспечению системы</w:delText>
            </w:r>
            <w:r w:rsidRPr="00E5467C" w:rsidDel="006473BF">
              <w:rPr>
                <w:noProof/>
                <w:webHidden/>
              </w:rPr>
              <w:tab/>
              <w:delText>10</w:delText>
            </w:r>
          </w:del>
        </w:p>
        <w:p w14:paraId="3E574DC1" w14:textId="14CCEE85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408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09" w:author="vesurkov" w:date="2026-10-07T10:01:00Z" w16du:dateUtc="2026-10-07T03:01:00Z">
                <w:rPr>
                  <w:del w:id="410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11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412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41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3.3.2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414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41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информационному обеспечению системы</w:delText>
            </w:r>
            <w:r w:rsidRPr="00E5467C" w:rsidDel="006473BF">
              <w:rPr>
                <w:noProof/>
                <w:webHidden/>
              </w:rPr>
              <w:tab/>
              <w:delText>10</w:delText>
            </w:r>
          </w:del>
        </w:p>
        <w:p w14:paraId="364EAA20" w14:textId="02808064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416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17" w:author="vesurkov" w:date="2026-10-07T10:01:00Z" w16du:dateUtc="2026-10-07T03:01:00Z">
                <w:rPr>
                  <w:del w:id="418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19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420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42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3.3.3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422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42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лингвистическому обеспечению системы</w:delText>
            </w:r>
            <w:r w:rsidRPr="00E5467C" w:rsidDel="006473BF">
              <w:rPr>
                <w:noProof/>
                <w:webHidden/>
              </w:rPr>
              <w:tab/>
              <w:delText>10</w:delText>
            </w:r>
          </w:del>
        </w:p>
        <w:p w14:paraId="02E14C45" w14:textId="1408CA1F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424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25" w:author="vesurkov" w:date="2026-10-07T10:01:00Z" w16du:dateUtc="2026-10-07T03:01:00Z">
                <w:rPr>
                  <w:del w:id="426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27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428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42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3.3.4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430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43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программному обеспечению системы</w:delText>
            </w:r>
            <w:r w:rsidRPr="00E5467C" w:rsidDel="006473BF">
              <w:rPr>
                <w:noProof/>
                <w:webHidden/>
              </w:rPr>
              <w:tab/>
              <w:delText>11</w:delText>
            </w:r>
          </w:del>
        </w:p>
        <w:p w14:paraId="1837A0DA" w14:textId="5E5AC67B" w:rsidR="008064DD" w:rsidRPr="00E5467C" w:rsidDel="006473BF" w:rsidRDefault="008064DD" w:rsidP="006473BF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432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33" w:author="vesurkov" w:date="2026-10-07T10:01:00Z" w16du:dateUtc="2026-10-07T03:01:00Z">
                <w:rPr>
                  <w:del w:id="434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35" w:author="vesurkov" w:date="2026-10-07T09:52:00Z" w16du:dateUtc="2026-10-07T02:52:00Z">
              <w:pPr>
                <w:pStyle w:val="31"/>
                <w:tabs>
                  <w:tab w:val="left" w:pos="2069"/>
                  <w:tab w:val="right" w:leader="dot" w:pos="9346"/>
                </w:tabs>
              </w:pPr>
            </w:pPrChange>
          </w:pPr>
          <w:del w:id="436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43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3.3.5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438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43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техническому обеспечению системы</w:delText>
            </w:r>
            <w:r w:rsidRPr="00E5467C" w:rsidDel="006473BF">
              <w:rPr>
                <w:noProof/>
                <w:webHidden/>
              </w:rPr>
              <w:tab/>
              <w:delText>11</w:delText>
            </w:r>
          </w:del>
        </w:p>
        <w:p w14:paraId="29227E00" w14:textId="4CCB5EF5" w:rsidR="008064DD" w:rsidRPr="00E5467C" w:rsidDel="006473BF" w:rsidRDefault="008064DD" w:rsidP="006473BF">
          <w:pPr>
            <w:pStyle w:val="31"/>
            <w:tabs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440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41" w:author="vesurkov" w:date="2026-10-07T10:01:00Z" w16du:dateUtc="2026-10-07T03:01:00Z">
                <w:rPr>
                  <w:del w:id="442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43" w:author="vesurkov" w:date="2026-10-07T09:52:00Z" w16du:dateUtc="2026-10-07T02:52:00Z">
              <w:pPr>
                <w:pStyle w:val="31"/>
                <w:tabs>
                  <w:tab w:val="right" w:leader="dot" w:pos="9346"/>
                </w:tabs>
              </w:pPr>
            </w:pPrChange>
          </w:pPr>
          <w:del w:id="444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44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3.3.6</w:delText>
            </w:r>
            <w:r w:rsidRPr="00E5467C" w:rsidDel="006473BF">
              <w:rPr>
                <w:noProof/>
                <w:webHidden/>
              </w:rPr>
              <w:tab/>
              <w:delText>11</w:delText>
            </w:r>
          </w:del>
        </w:p>
        <w:p w14:paraId="2B489653" w14:textId="66C1CD29" w:rsidR="008064DD" w:rsidRPr="00E5467C" w:rsidDel="006473BF" w:rsidRDefault="008064DD" w:rsidP="006473BF">
          <w:pPr>
            <w:pStyle w:val="31"/>
            <w:tabs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446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47" w:author="vesurkov" w:date="2026-10-07T10:01:00Z" w16du:dateUtc="2026-10-07T03:01:00Z">
                <w:rPr>
                  <w:del w:id="448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49" w:author="vesurkov" w:date="2026-10-07T09:52:00Z" w16du:dateUtc="2026-10-07T02:52:00Z">
              <w:pPr>
                <w:pStyle w:val="31"/>
                <w:tabs>
                  <w:tab w:val="right" w:leader="dot" w:pos="9346"/>
                </w:tabs>
              </w:pPr>
            </w:pPrChange>
          </w:pPr>
          <w:del w:id="450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45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к метрологическому обеспечению</w:delText>
            </w:r>
            <w:r w:rsidRPr="00E5467C" w:rsidDel="006473BF">
              <w:rPr>
                <w:noProof/>
                <w:webHidden/>
              </w:rPr>
              <w:tab/>
              <w:delText>11</w:delText>
            </w:r>
          </w:del>
        </w:p>
        <w:p w14:paraId="1ABBBD34" w14:textId="7D1A2BE9" w:rsidR="008064DD" w:rsidRPr="00E5467C" w:rsidDel="006473BF" w:rsidRDefault="008064DD" w:rsidP="006473BF">
          <w:pPr>
            <w:pStyle w:val="31"/>
            <w:tabs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452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53" w:author="vesurkov" w:date="2026-10-07T10:01:00Z" w16du:dateUtc="2026-10-07T03:01:00Z">
                <w:rPr>
                  <w:del w:id="454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55" w:author="vesurkov" w:date="2026-10-07T09:52:00Z" w16du:dateUtc="2026-10-07T02:52:00Z">
              <w:pPr>
                <w:pStyle w:val="31"/>
                <w:tabs>
                  <w:tab w:val="right" w:leader="dot" w:pos="9346"/>
                </w:tabs>
              </w:pPr>
            </w:pPrChange>
          </w:pPr>
          <w:del w:id="456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45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3.3.7 Требования к организационному обеспечению</w:delText>
            </w:r>
            <w:r w:rsidRPr="00E5467C" w:rsidDel="006473BF">
              <w:rPr>
                <w:noProof/>
                <w:webHidden/>
              </w:rPr>
              <w:tab/>
              <w:delText>11</w:delText>
            </w:r>
          </w:del>
        </w:p>
        <w:p w14:paraId="2F563F92" w14:textId="2134E2BA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458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59" w:author="vesurkov" w:date="2026-10-07T10:01:00Z" w16du:dateUtc="2026-10-07T03:01:00Z">
                <w:rPr>
                  <w:del w:id="460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61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462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46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3.4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464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46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Общие технические требования к АС</w:delText>
            </w:r>
            <w:r w:rsidRPr="00E5467C" w:rsidDel="006473BF">
              <w:rPr>
                <w:noProof/>
                <w:webHidden/>
              </w:rPr>
              <w:tab/>
              <w:delText>11</w:delText>
            </w:r>
          </w:del>
        </w:p>
        <w:p w14:paraId="1AD1890D" w14:textId="6F4206B6" w:rsidR="008064DD" w:rsidRPr="00E5467C" w:rsidDel="006473BF" w:rsidRDefault="008064DD" w:rsidP="006473BF">
          <w:pPr>
            <w:pStyle w:val="11"/>
            <w:ind w:firstLine="0"/>
            <w:jc w:val="left"/>
            <w:rPr>
              <w:del w:id="466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67" w:author="vesurkov" w:date="2026-10-07T10:01:00Z" w16du:dateUtc="2026-10-07T03:01:00Z">
                <w:rPr>
                  <w:del w:id="468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69" w:author="vesurkov" w:date="2026-10-07T09:52:00Z" w16du:dateUtc="2026-10-07T02:52:00Z">
              <w:pPr>
                <w:pStyle w:val="11"/>
                <w:tabs>
                  <w:tab w:val="left" w:pos="1200"/>
                  <w:tab w:val="right" w:leader="dot" w:pos="9346"/>
                </w:tabs>
              </w:pPr>
            </w:pPrChange>
          </w:pPr>
          <w:del w:id="470" w:author="vesurkov" w:date="2026-10-07T09:44:00Z" w16du:dateUtc="2026-10-07T02:44:00Z">
            <w:r w:rsidRPr="006E0025" w:rsidDel="006473BF">
              <w:rPr>
                <w:rStyle w:val="a9"/>
                <w:noProof/>
                <w:color w:val="auto"/>
              </w:rPr>
              <w:delText>4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471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6E0025" w:rsidDel="006473BF">
              <w:rPr>
                <w:rStyle w:val="a9"/>
                <w:noProof/>
                <w:color w:val="auto"/>
              </w:rPr>
              <w:delText>СОСТАВ И СОДЕРЖАНИЕ РАБОТ ПО СОЗДАНИЮ АВТОМАТИЗИРОВАННОЙ СИСТЕМЫ</w:delText>
            </w:r>
            <w:r w:rsidRPr="00E5467C" w:rsidDel="006473BF">
              <w:rPr>
                <w:noProof/>
                <w:webHidden/>
              </w:rPr>
              <w:tab/>
              <w:delText>12</w:delText>
            </w:r>
          </w:del>
        </w:p>
        <w:p w14:paraId="7383765C" w14:textId="0096D6DB" w:rsidR="008064DD" w:rsidRPr="00E5467C" w:rsidDel="006473BF" w:rsidRDefault="008064DD" w:rsidP="006473BF">
          <w:pPr>
            <w:pStyle w:val="11"/>
            <w:ind w:firstLine="0"/>
            <w:jc w:val="left"/>
            <w:rPr>
              <w:del w:id="472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73" w:author="vesurkov" w:date="2026-10-07T10:01:00Z" w16du:dateUtc="2026-10-07T03:01:00Z">
                <w:rPr>
                  <w:del w:id="474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75" w:author="vesurkov" w:date="2026-10-07T09:52:00Z" w16du:dateUtc="2026-10-07T02:52:00Z">
              <w:pPr>
                <w:pStyle w:val="11"/>
                <w:tabs>
                  <w:tab w:val="left" w:pos="1200"/>
                  <w:tab w:val="right" w:leader="dot" w:pos="9346"/>
                </w:tabs>
              </w:pPr>
            </w:pPrChange>
          </w:pPr>
          <w:del w:id="476" w:author="vesurkov" w:date="2026-10-07T09:44:00Z" w16du:dateUtc="2026-10-07T02:44:00Z">
            <w:r w:rsidRPr="006E0025" w:rsidDel="006473BF">
              <w:rPr>
                <w:rStyle w:val="a9"/>
                <w:noProof/>
                <w:color w:val="auto"/>
              </w:rPr>
              <w:delText>5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477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6E0025" w:rsidDel="006473BF">
              <w:rPr>
                <w:rStyle w:val="a9"/>
                <w:noProof/>
                <w:color w:val="auto"/>
              </w:rPr>
              <w:delText>ПОРЯДОК РАЗРАБОТКИ АВТОМАТИЗИРОВАННОЙ СИСТЕМЫ</w:delText>
            </w:r>
            <w:r w:rsidRPr="00E5467C" w:rsidDel="006473BF">
              <w:rPr>
                <w:noProof/>
                <w:webHidden/>
              </w:rPr>
              <w:tab/>
              <w:delText>14</w:delText>
            </w:r>
          </w:del>
        </w:p>
        <w:p w14:paraId="1560A1EF" w14:textId="3AF03A78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478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79" w:author="vesurkov" w:date="2026-10-07T10:01:00Z" w16du:dateUtc="2026-10-07T03:01:00Z">
                <w:rPr>
                  <w:del w:id="480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81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482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48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5.1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484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48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Порядок организации разработки АС</w:delText>
            </w:r>
            <w:r w:rsidRPr="00E5467C" w:rsidDel="006473BF">
              <w:rPr>
                <w:noProof/>
                <w:webHidden/>
              </w:rPr>
              <w:tab/>
              <w:delText>14</w:delText>
            </w:r>
          </w:del>
        </w:p>
        <w:p w14:paraId="373100B4" w14:textId="3FE81AB2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486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87" w:author="vesurkov" w:date="2026-10-07T10:01:00Z" w16du:dateUtc="2026-10-07T03:01:00Z">
                <w:rPr>
                  <w:del w:id="488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89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490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49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5.2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492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49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Перечень документов и исходных данных для разработки АС</w:delText>
            </w:r>
            <w:r w:rsidRPr="00E5467C" w:rsidDel="006473BF">
              <w:rPr>
                <w:noProof/>
                <w:webHidden/>
              </w:rPr>
              <w:tab/>
              <w:delText>14</w:delText>
            </w:r>
          </w:del>
        </w:p>
        <w:p w14:paraId="6DF4B9AD" w14:textId="6143C254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494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495" w:author="vesurkov" w:date="2026-10-07T10:01:00Z" w16du:dateUtc="2026-10-07T03:01:00Z">
                <w:rPr>
                  <w:del w:id="496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497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498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49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5.3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500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501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Перечень документов, предъявляемых по окончании соответствующих этапов работ</w:delText>
            </w:r>
            <w:r w:rsidRPr="00E5467C" w:rsidDel="006473BF">
              <w:rPr>
                <w:noProof/>
                <w:webHidden/>
              </w:rPr>
              <w:tab/>
              <w:delText>15</w:delText>
            </w:r>
          </w:del>
        </w:p>
        <w:p w14:paraId="60841C34" w14:textId="4AB461D9" w:rsidR="008064DD" w:rsidRPr="00E5467C" w:rsidDel="006473BF" w:rsidRDefault="008064DD" w:rsidP="006473BF">
          <w:pPr>
            <w:pStyle w:val="11"/>
            <w:ind w:firstLine="0"/>
            <w:jc w:val="left"/>
            <w:rPr>
              <w:del w:id="502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503" w:author="vesurkov" w:date="2026-10-07T10:01:00Z" w16du:dateUtc="2026-10-07T03:01:00Z">
                <w:rPr>
                  <w:del w:id="504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505" w:author="vesurkov" w:date="2026-10-07T09:52:00Z" w16du:dateUtc="2026-10-07T02:52:00Z">
              <w:pPr>
                <w:pStyle w:val="11"/>
                <w:tabs>
                  <w:tab w:val="right" w:leader="dot" w:pos="9346"/>
                </w:tabs>
              </w:pPr>
            </w:pPrChange>
          </w:pPr>
          <w:del w:id="506" w:author="vesurkov" w:date="2026-10-07T09:44:00Z" w16du:dateUtc="2026-10-07T02:44:00Z">
            <w:r w:rsidRPr="006E0025" w:rsidDel="006473BF">
              <w:rPr>
                <w:rStyle w:val="a9"/>
                <w:noProof/>
                <w:color w:val="auto"/>
              </w:rPr>
              <w:delText>6 ПОРЯДОК КОНТРОЛЯ И ПРИЕМКИ АВТОМАТИЗИРОВАННОЙ СИСТЕМЫ</w:delText>
            </w:r>
            <w:r w:rsidRPr="00E5467C" w:rsidDel="006473BF">
              <w:rPr>
                <w:noProof/>
                <w:webHidden/>
              </w:rPr>
              <w:tab/>
              <w:delText>16</w:delText>
            </w:r>
          </w:del>
        </w:p>
        <w:p w14:paraId="473AE88F" w14:textId="25614849" w:rsidR="008064DD" w:rsidRPr="00E5467C" w:rsidDel="006473BF" w:rsidRDefault="008064DD" w:rsidP="006473BF">
          <w:pPr>
            <w:pStyle w:val="21"/>
            <w:tabs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507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508" w:author="vesurkov" w:date="2026-10-07T10:01:00Z" w16du:dateUtc="2026-10-07T03:01:00Z">
                <w:rPr>
                  <w:del w:id="509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510" w:author="vesurkov" w:date="2026-10-07T09:52:00Z" w16du:dateUtc="2026-10-07T02:52:00Z">
              <w:pPr>
                <w:pStyle w:val="21"/>
                <w:tabs>
                  <w:tab w:val="right" w:leader="dot" w:pos="9346"/>
                </w:tabs>
              </w:pPr>
            </w:pPrChange>
          </w:pPr>
          <w:del w:id="511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512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6.1 Виды, состав и методы испытаний АС и ее составных частей</w:delText>
            </w:r>
            <w:r w:rsidRPr="00E5467C" w:rsidDel="006473BF">
              <w:rPr>
                <w:noProof/>
                <w:webHidden/>
              </w:rPr>
              <w:tab/>
              <w:delText>16</w:delText>
            </w:r>
          </w:del>
        </w:p>
        <w:p w14:paraId="39F87E7B" w14:textId="7ABC44B8" w:rsidR="008064DD" w:rsidRPr="00E5467C" w:rsidDel="006473BF" w:rsidRDefault="008064DD" w:rsidP="006473BF">
          <w:pPr>
            <w:pStyle w:val="21"/>
            <w:tabs>
              <w:tab w:val="left" w:pos="144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513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514" w:author="vesurkov" w:date="2026-10-07T10:01:00Z" w16du:dateUtc="2026-10-07T03:01:00Z">
                <w:rPr>
                  <w:del w:id="515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516" w:author="vesurkov" w:date="2026-10-07T09:52:00Z" w16du:dateUtc="2026-10-07T02:52:00Z">
              <w:pPr>
                <w:pStyle w:val="21"/>
                <w:tabs>
                  <w:tab w:val="left" w:pos="1440"/>
                  <w:tab w:val="right" w:leader="dot" w:pos="9346"/>
                </w:tabs>
              </w:pPr>
            </w:pPrChange>
          </w:pPr>
          <w:del w:id="517" w:author="vesurkov" w:date="2026-10-07T09:44:00Z" w16du:dateUtc="2026-10-07T02:44:00Z"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518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51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Общие требования к приёмке работ по стадиям</w:delText>
            </w:r>
            <w:r w:rsidRPr="00E5467C" w:rsidDel="006473BF">
              <w:rPr>
                <w:noProof/>
                <w:webHidden/>
              </w:rPr>
              <w:tab/>
              <w:delText>16</w:delText>
            </w:r>
          </w:del>
        </w:p>
        <w:p w14:paraId="0D1907EF" w14:textId="5A5BA34B" w:rsidR="008064DD" w:rsidRPr="00E5467C" w:rsidDel="006473BF" w:rsidRDefault="008064DD" w:rsidP="006473BF">
          <w:pPr>
            <w:pStyle w:val="21"/>
            <w:tabs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520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521" w:author="vesurkov" w:date="2026-10-07T10:01:00Z" w16du:dateUtc="2026-10-07T03:01:00Z">
                <w:rPr>
                  <w:del w:id="522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523" w:author="vesurkov" w:date="2026-10-07T09:52:00Z" w16du:dateUtc="2026-10-07T02:52:00Z">
              <w:pPr>
                <w:pStyle w:val="21"/>
                <w:tabs>
                  <w:tab w:val="right" w:leader="dot" w:pos="9346"/>
                </w:tabs>
              </w:pPr>
            </w:pPrChange>
          </w:pPr>
          <w:del w:id="524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52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6.2</w:delText>
            </w:r>
            <w:r w:rsidRPr="00E5467C" w:rsidDel="006473BF">
              <w:rPr>
                <w:noProof/>
                <w:webHidden/>
              </w:rPr>
              <w:tab/>
              <w:delText>16</w:delText>
            </w:r>
          </w:del>
        </w:p>
        <w:p w14:paraId="145207BC" w14:textId="74CF18EA" w:rsidR="008064DD" w:rsidRPr="00E5467C" w:rsidDel="006473BF" w:rsidRDefault="008064DD" w:rsidP="006473BF">
          <w:pPr>
            <w:pStyle w:val="11"/>
            <w:ind w:firstLine="0"/>
            <w:jc w:val="left"/>
            <w:rPr>
              <w:del w:id="526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527" w:author="vesurkov" w:date="2026-10-07T10:01:00Z" w16du:dateUtc="2026-10-07T03:01:00Z">
                <w:rPr>
                  <w:del w:id="528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529" w:author="vesurkov" w:date="2026-10-07T09:52:00Z" w16du:dateUtc="2026-10-07T02:52:00Z">
              <w:pPr>
                <w:pStyle w:val="11"/>
                <w:tabs>
                  <w:tab w:val="left" w:pos="1200"/>
                  <w:tab w:val="right" w:leader="dot" w:pos="9346"/>
                </w:tabs>
              </w:pPr>
            </w:pPrChange>
          </w:pPr>
          <w:del w:id="530" w:author="vesurkov" w:date="2026-10-07T09:44:00Z" w16du:dateUtc="2026-10-07T02:44:00Z">
            <w:r w:rsidRPr="006E0025" w:rsidDel="006473BF">
              <w:rPr>
                <w:rStyle w:val="a9"/>
                <w:noProof/>
                <w:color w:val="auto"/>
              </w:rPr>
              <w:delText>7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531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6E0025" w:rsidDel="006473BF">
              <w:rPr>
                <w:rStyle w:val="a9"/>
                <w:noProof/>
                <w:color w:val="auto"/>
              </w:rPr>
              <w:delText>ТРЕБОВАНИЯ К ДОКУМЕНТИРОВАНИЮ</w:delText>
            </w:r>
            <w:r w:rsidRPr="00E5467C" w:rsidDel="006473BF">
              <w:rPr>
                <w:noProof/>
                <w:webHidden/>
              </w:rPr>
              <w:tab/>
              <w:delText>17</w:delText>
            </w:r>
          </w:del>
        </w:p>
        <w:p w14:paraId="29FF7BB5" w14:textId="72D26007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532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533" w:author="vesurkov" w:date="2026-10-07T10:01:00Z" w16du:dateUtc="2026-10-07T03:01:00Z">
                <w:rPr>
                  <w:del w:id="534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535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536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53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7.1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538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539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Перечень подлежащих разработке документов</w:delText>
            </w:r>
            <w:r w:rsidRPr="00E5467C" w:rsidDel="006473BF">
              <w:rPr>
                <w:noProof/>
                <w:webHidden/>
              </w:rPr>
              <w:tab/>
              <w:delText>17</w:delText>
            </w:r>
          </w:del>
        </w:p>
        <w:p w14:paraId="4939A260" w14:textId="70161779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540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541" w:author="vesurkov" w:date="2026-10-07T10:01:00Z" w16du:dateUtc="2026-10-07T03:01:00Z">
                <w:rPr>
                  <w:del w:id="542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543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544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54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7.2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546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547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Вид представления и количество документов</w:delText>
            </w:r>
            <w:r w:rsidRPr="00E5467C" w:rsidDel="006473BF">
              <w:rPr>
                <w:noProof/>
                <w:webHidden/>
              </w:rPr>
              <w:tab/>
              <w:delText>17</w:delText>
            </w:r>
          </w:del>
        </w:p>
        <w:p w14:paraId="43170BA0" w14:textId="62331273" w:rsidR="008064DD" w:rsidRPr="00E5467C" w:rsidDel="006473BF" w:rsidRDefault="008064DD" w:rsidP="006473BF">
          <w:pPr>
            <w:pStyle w:val="21"/>
            <w:tabs>
              <w:tab w:val="left" w:pos="1680"/>
              <w:tab w:val="right" w:leader="dot" w:pos="9346"/>
            </w:tabs>
            <w:spacing w:after="0" w:line="240" w:lineRule="auto"/>
            <w:ind w:left="0" w:firstLine="0"/>
            <w:jc w:val="left"/>
            <w:rPr>
              <w:del w:id="548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549" w:author="vesurkov" w:date="2026-10-07T10:01:00Z" w16du:dateUtc="2026-10-07T03:01:00Z">
                <w:rPr>
                  <w:del w:id="550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551" w:author="vesurkov" w:date="2026-10-07T09:52:00Z" w16du:dateUtc="2026-10-07T02:52:00Z">
              <w:pPr>
                <w:pStyle w:val="21"/>
                <w:tabs>
                  <w:tab w:val="left" w:pos="1680"/>
                  <w:tab w:val="right" w:leader="dot" w:pos="9346"/>
                </w:tabs>
              </w:pPr>
            </w:pPrChange>
          </w:pPr>
          <w:del w:id="552" w:author="vesurkov" w:date="2026-10-07T09:44:00Z" w16du:dateUtc="2026-10-07T02:44:00Z">
            <w:r w:rsidRPr="00E5467C" w:rsidDel="006473BF">
              <w:rPr>
                <w:rStyle w:val="a9"/>
                <w:noProof/>
                <w:color w:val="auto"/>
                <w:rPrChange w:id="553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7.3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554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E5467C" w:rsidDel="006473BF">
              <w:rPr>
                <w:rStyle w:val="a9"/>
                <w:noProof/>
                <w:color w:val="auto"/>
                <w:rPrChange w:id="555" w:author="vesurkov" w:date="2026-10-07T10:01:00Z" w16du:dateUtc="2026-10-07T03:01:00Z">
                  <w:rPr>
                    <w:rStyle w:val="a9"/>
                    <w:noProof/>
                  </w:rPr>
                </w:rPrChange>
              </w:rPr>
              <w:delText>Требования по использованию ЕСКД и ЕСПД при разработке документов</w:delText>
            </w:r>
            <w:r w:rsidRPr="00E5467C" w:rsidDel="006473BF">
              <w:rPr>
                <w:noProof/>
                <w:webHidden/>
              </w:rPr>
              <w:tab/>
              <w:delText>17</w:delText>
            </w:r>
          </w:del>
        </w:p>
        <w:p w14:paraId="6625CF4A" w14:textId="5DD35B5E" w:rsidR="008064DD" w:rsidRPr="00E5467C" w:rsidDel="006473BF" w:rsidRDefault="008064DD" w:rsidP="006473BF">
          <w:pPr>
            <w:pStyle w:val="11"/>
            <w:ind w:firstLine="0"/>
            <w:jc w:val="left"/>
            <w:rPr>
              <w:del w:id="556" w:author="vesurkov" w:date="2026-10-07T09:44:00Z" w16du:dateUtc="2026-10-07T02:44:00Z"/>
              <w:rFonts w:eastAsiaTheme="minorEastAsia"/>
              <w:noProof/>
              <w:kern w:val="2"/>
              <w14:ligatures w14:val="standardContextual"/>
              <w:rPrChange w:id="557" w:author="vesurkov" w:date="2026-10-07T10:01:00Z" w16du:dateUtc="2026-10-07T03:01:00Z">
                <w:rPr>
                  <w:del w:id="558" w:author="vesurkov" w:date="2026-10-07T09:44:00Z" w16du:dateUtc="2026-10-07T02:44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rPrChange>
            </w:rPr>
            <w:pPrChange w:id="559" w:author="vesurkov" w:date="2026-10-07T09:52:00Z" w16du:dateUtc="2026-10-07T02:52:00Z">
              <w:pPr>
                <w:pStyle w:val="11"/>
                <w:tabs>
                  <w:tab w:val="left" w:pos="1200"/>
                  <w:tab w:val="right" w:leader="dot" w:pos="9346"/>
                </w:tabs>
              </w:pPr>
            </w:pPrChange>
          </w:pPr>
          <w:del w:id="560" w:author="vesurkov" w:date="2026-10-07T09:44:00Z" w16du:dateUtc="2026-10-07T02:44:00Z">
            <w:r w:rsidRPr="006E0025" w:rsidDel="006473BF">
              <w:rPr>
                <w:rStyle w:val="a9"/>
                <w:noProof/>
                <w:color w:val="auto"/>
              </w:rPr>
              <w:delText>8</w:delText>
            </w:r>
            <w:r w:rsidRPr="00E5467C" w:rsidDel="006473BF">
              <w:rPr>
                <w:rFonts w:eastAsiaTheme="minorEastAsia"/>
                <w:noProof/>
                <w:kern w:val="2"/>
                <w14:ligatures w14:val="standardContextual"/>
                <w:rPrChange w:id="561" w:author="vesurkov" w:date="2026-10-07T10:01:00Z" w16du:dateUtc="2026-10-07T03:01:00Z"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</w:rPrChange>
              </w:rPr>
              <w:tab/>
            </w:r>
            <w:r w:rsidRPr="006E0025" w:rsidDel="006473BF">
              <w:rPr>
                <w:rStyle w:val="a9"/>
                <w:noProof/>
                <w:color w:val="auto"/>
              </w:rPr>
              <w:delText>ИСТОЧНИКИ РАЗРАБОТКИ</w:delText>
            </w:r>
            <w:r w:rsidRPr="00E5467C" w:rsidDel="006473BF">
              <w:rPr>
                <w:noProof/>
                <w:webHidden/>
              </w:rPr>
              <w:tab/>
              <w:delText>19</w:delText>
            </w:r>
          </w:del>
        </w:p>
        <w:p w14:paraId="08F8D710" w14:textId="6336760C" w:rsidR="008064DD" w:rsidRPr="00E5467C" w:rsidRDefault="008064DD" w:rsidP="006473BF">
          <w:pPr>
            <w:spacing w:line="240" w:lineRule="auto"/>
            <w:ind w:firstLine="0"/>
            <w:jc w:val="left"/>
            <w:rPr>
              <w:ins w:id="562" w:author="vesurkov" w:date="2026-10-07T09:41:00Z" w16du:dateUtc="2026-10-07T02:41:00Z"/>
            </w:rPr>
            <w:pPrChange w:id="563" w:author="vesurkov" w:date="2026-10-07T09:52:00Z" w16du:dateUtc="2026-10-07T02:52:00Z">
              <w:pPr/>
            </w:pPrChange>
          </w:pPr>
          <w:ins w:id="564" w:author="vesurkov" w:date="2026-10-07T09:41:00Z" w16du:dateUtc="2026-10-07T02:41:00Z">
            <w:r w:rsidRPr="00E5467C">
              <w:rPr>
                <w:b/>
                <w:bCs/>
              </w:rPr>
              <w:fldChar w:fldCharType="end"/>
            </w:r>
          </w:ins>
        </w:p>
        <w:customXmlInsRangeStart w:id="565" w:author="vesurkov" w:date="2026-10-07T09:41:00Z"/>
      </w:sdtContent>
    </w:sdt>
    <w:customXmlInsRangeEnd w:id="565"/>
    <w:p w14:paraId="00000029" w14:textId="77777777" w:rsidR="00A843E5" w:rsidRPr="006473BF" w:rsidRDefault="00000000" w:rsidP="008064DD">
      <w:pPr>
        <w:spacing w:line="240" w:lineRule="auto"/>
        <w:ind w:firstLine="0"/>
        <w:jc w:val="left"/>
        <w:pPrChange w:id="566" w:author="vesurkov" w:date="2026-10-07T09:43:00Z" w16du:dateUtc="2026-10-07T02:43:00Z">
          <w:pPr>
            <w:spacing w:after="160" w:line="259" w:lineRule="auto"/>
            <w:ind w:firstLine="0"/>
            <w:jc w:val="left"/>
          </w:pPr>
        </w:pPrChange>
      </w:pPr>
      <w:r w:rsidRPr="006473BF">
        <w:br w:type="page"/>
      </w:r>
    </w:p>
    <w:p w14:paraId="0000002A" w14:textId="6ABE1A34" w:rsidR="00A843E5" w:rsidRDefault="00000000" w:rsidP="006473BF">
      <w:pPr>
        <w:pStyle w:val="1"/>
        <w:numPr>
          <w:ilvl w:val="0"/>
          <w:numId w:val="5"/>
        </w:numPr>
        <w:ind w:left="0" w:firstLine="0"/>
        <w:jc w:val="center"/>
        <w:pPrChange w:id="567" w:author="vesurkov" w:date="2026-10-07T09:49:00Z" w16du:dateUtc="2026-10-07T02:49:00Z">
          <w:pPr>
            <w:pStyle w:val="1"/>
            <w:numPr>
              <w:numId w:val="5"/>
            </w:numPr>
            <w:tabs>
              <w:tab w:val="clear" w:pos="720"/>
            </w:tabs>
            <w:ind w:left="432" w:hanging="432"/>
            <w:jc w:val="center"/>
          </w:pPr>
        </w:pPrChange>
      </w:pPr>
      <w:bookmarkStart w:id="568" w:name="_Toc242260026"/>
      <w:r>
        <w:lastRenderedPageBreak/>
        <w:t>ОБЩИЕ СВЕДЕНИЯ</w:t>
      </w:r>
      <w:bookmarkEnd w:id="568"/>
    </w:p>
    <w:p w14:paraId="0000002B" w14:textId="77777777" w:rsidR="00A843E5" w:rsidRDefault="00A843E5" w:rsidP="00E2025A">
      <w:pPr>
        <w:spacing w:line="240" w:lineRule="auto"/>
        <w:jc w:val="center"/>
      </w:pPr>
    </w:p>
    <w:p w14:paraId="0000002C" w14:textId="77777777" w:rsidR="00A843E5" w:rsidRDefault="00000000" w:rsidP="0047321F">
      <w:pPr>
        <w:pStyle w:val="2"/>
        <w:numPr>
          <w:ilvl w:val="1"/>
          <w:numId w:val="5"/>
        </w:numPr>
        <w:ind w:left="0" w:firstLine="0"/>
        <w:jc w:val="center"/>
        <w:pPrChange w:id="569" w:author="vesurkov" w:date="2026-10-07T05:36:00Z" w16du:dateUtc="2026-10-06T22:36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bookmarkStart w:id="570" w:name="_Toc242260027"/>
      <w:r>
        <w:t>Полное наименование автоматизированной системы</w:t>
      </w:r>
      <w:r>
        <w:br/>
        <w:t>и ее условное обозначение</w:t>
      </w:r>
      <w:bookmarkEnd w:id="570"/>
    </w:p>
    <w:p w14:paraId="0000002D" w14:textId="77777777" w:rsidR="00A843E5" w:rsidRDefault="00A843E5">
      <w:pPr>
        <w:spacing w:line="240" w:lineRule="auto"/>
      </w:pPr>
    </w:p>
    <w:p w14:paraId="0000002E" w14:textId="5A2C0A86" w:rsidR="00A843E5" w:rsidRDefault="00000000">
      <w:pPr>
        <w:rPr>
          <w:ins w:id="571" w:author="vesurkov" w:date="2026-10-07T08:28:00Z" w16du:dateUtc="2026-10-07T01:28:00Z"/>
        </w:rPr>
      </w:pPr>
      <w:commentRangeStart w:id="572"/>
      <w:commentRangeStart w:id="573"/>
      <w:r>
        <w:t>Разработка плагина "</w:t>
      </w:r>
      <w:r w:rsidR="00D2293D" w:rsidRPr="00D2293D">
        <w:t>Заглушка для проводов в столешнице</w:t>
      </w:r>
      <w:r>
        <w:t xml:space="preserve">" для системы автоматизированного проектирования (САПР) </w:t>
      </w:r>
      <w:r w:rsidR="00D2293D" w:rsidRPr="00D2293D">
        <w:t>КОМПАС-3D.</w:t>
      </w:r>
      <w:commentRangeEnd w:id="572"/>
      <w:r w:rsidR="006473BF">
        <w:rPr>
          <w:rStyle w:val="af9"/>
          <w:sz w:val="28"/>
          <w:szCs w:val="28"/>
        </w:rPr>
        <w:commentReference w:id="572"/>
      </w:r>
      <w:commentRangeEnd w:id="573"/>
      <w:r w:rsidR="002548DC">
        <w:rPr>
          <w:rStyle w:val="af9"/>
          <w:sz w:val="28"/>
          <w:szCs w:val="28"/>
        </w:rPr>
        <w:commentReference w:id="573"/>
      </w:r>
    </w:p>
    <w:p w14:paraId="0A665999" w14:textId="77777777" w:rsidR="00F21044" w:rsidRPr="00D2293D" w:rsidRDefault="00F21044"/>
    <w:p w14:paraId="0000002F" w14:textId="77777777" w:rsidR="00A843E5" w:rsidRDefault="00000000" w:rsidP="00F21044">
      <w:pPr>
        <w:pStyle w:val="2"/>
        <w:numPr>
          <w:ilvl w:val="1"/>
          <w:numId w:val="5"/>
        </w:numPr>
        <w:ind w:left="0" w:firstLine="0"/>
        <w:jc w:val="center"/>
        <w:rPr>
          <w:ins w:id="574" w:author="vesurkov" w:date="2026-10-07T08:28:00Z" w16du:dateUtc="2026-10-07T01:28:00Z"/>
        </w:rPr>
      </w:pPr>
      <w:bookmarkStart w:id="575" w:name="_Toc242260028"/>
      <w:r>
        <w:t>Наименование заказчика</w:t>
      </w:r>
      <w:bookmarkEnd w:id="575"/>
    </w:p>
    <w:p w14:paraId="69F5FC38" w14:textId="77777777" w:rsidR="00F21044" w:rsidRPr="00F21044" w:rsidRDefault="00F21044" w:rsidP="00F21044">
      <w:pPr>
        <w:rPr>
          <w:ins w:id="576" w:author="Слава Сурков" w:date="2026-09-23T11:38:00Z"/>
        </w:rPr>
        <w:pPrChange w:id="577" w:author="vesurkov" w:date="2026-10-07T08:28:00Z" w16du:dateUtc="2026-10-07T01:28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</w:p>
    <w:p w14:paraId="2FB5C022" w14:textId="3809DD36" w:rsidR="00F57B81" w:rsidRPr="00F57B81" w:rsidRDefault="00F57B81">
      <w:pPr>
        <w:pPrChange w:id="578" w:author="Слава Сурков" w:date="2026-09-23T11:38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ins w:id="579" w:author="Слава Сурков" w:date="2026-09-23T11:39:00Z">
        <w:r>
          <w:t>Разработчиком работ является: студент кафедры компьютерных систем в управлении и проектировании (КСУП), группы 583-1 Су</w:t>
        </w:r>
      </w:ins>
      <w:ins w:id="580" w:author="Слава Сурков" w:date="2026-09-23T11:40:00Z">
        <w:r>
          <w:t>рков Вячеслав Евгеньевич.</w:t>
        </w:r>
      </w:ins>
    </w:p>
    <w:p w14:paraId="00000030" w14:textId="77777777" w:rsidR="00A843E5" w:rsidRDefault="00000000">
      <w:commentRangeStart w:id="581"/>
      <w:commentRangeStart w:id="582"/>
      <w:r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  <w:commentRangeEnd w:id="581"/>
      <w:r w:rsidR="006473BF">
        <w:rPr>
          <w:rStyle w:val="af9"/>
          <w:sz w:val="28"/>
          <w:szCs w:val="28"/>
        </w:rPr>
        <w:commentReference w:id="581"/>
      </w:r>
      <w:commentRangeEnd w:id="582"/>
      <w:r w:rsidR="001069F2">
        <w:rPr>
          <w:rStyle w:val="af9"/>
          <w:sz w:val="28"/>
          <w:szCs w:val="28"/>
        </w:rPr>
        <w:commentReference w:id="582"/>
      </w:r>
    </w:p>
    <w:p w14:paraId="00000031" w14:textId="77777777" w:rsidR="00A843E5" w:rsidRDefault="00000000">
      <w:pPr>
        <w:rPr>
          <w:strike/>
        </w:rPr>
      </w:pPr>
      <w:r>
        <w:t>Адрес заказчика: 634045 Томская область Томск ул. Красноармейская 147 СБИ, офис 210.</w:t>
      </w:r>
    </w:p>
    <w:p w14:paraId="00000032" w14:textId="77777777" w:rsidR="00A843E5" w:rsidRDefault="00A843E5"/>
    <w:p w14:paraId="00000033" w14:textId="77777777" w:rsidR="00A843E5" w:rsidRDefault="00000000" w:rsidP="00F21044">
      <w:pPr>
        <w:pStyle w:val="2"/>
        <w:numPr>
          <w:ilvl w:val="1"/>
          <w:numId w:val="5"/>
        </w:numPr>
        <w:ind w:left="0" w:firstLine="0"/>
        <w:jc w:val="center"/>
        <w:pPrChange w:id="583" w:author="vesurkov" w:date="2026-10-07T08:28:00Z" w16du:dateUtc="2026-10-07T01:28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bookmarkStart w:id="584" w:name="_Toc242260029"/>
      <w:r>
        <w:t>Перечень документов, на основании которых создается АС</w:t>
      </w:r>
      <w:bookmarkEnd w:id="584"/>
    </w:p>
    <w:p w14:paraId="00000034" w14:textId="77777777" w:rsidR="00A843E5" w:rsidRDefault="00A843E5"/>
    <w:p w14:paraId="00000035" w14:textId="77777777" w:rsidR="00A843E5" w:rsidRDefault="00000000">
      <w: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00000036" w14:textId="77777777" w:rsidR="00A843E5" w:rsidRDefault="00000000">
      <w:pPr>
        <w:numPr>
          <w:ilvl w:val="0"/>
          <w:numId w:val="12"/>
        </w:numPr>
        <w:ind w:left="0" w:firstLine="708"/>
      </w:pPr>
      <w:r>
        <w:t>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00000037" w14:textId="77777777" w:rsidR="00A843E5" w:rsidRDefault="00000000">
      <w:pPr>
        <w:numPr>
          <w:ilvl w:val="0"/>
          <w:numId w:val="12"/>
        </w:numPr>
        <w:ind w:left="0" w:firstLine="708"/>
        <w:rPr>
          <w:ins w:id="585" w:author="vesurkov" w:date="2026-10-07T06:56:00Z" w16du:dateUtc="2026-10-06T23:56:00Z"/>
        </w:rPr>
      </w:pPr>
      <w:r>
        <w:lastRenderedPageBreak/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65C9FBEA" w14:textId="77777777" w:rsidR="00955E60" w:rsidRPr="00955E60" w:rsidRDefault="00955E60" w:rsidP="00955E60">
      <w:pPr>
        <w:jc w:val="center"/>
        <w:pPrChange w:id="586" w:author="vesurkov" w:date="2026-10-07T06:56:00Z" w16du:dateUtc="2026-10-06T23:56:00Z">
          <w:pPr>
            <w:numPr>
              <w:numId w:val="12"/>
            </w:numPr>
            <w:ind w:firstLine="708"/>
          </w:pPr>
        </w:pPrChange>
      </w:pPr>
    </w:p>
    <w:p w14:paraId="00000038" w14:textId="77777777" w:rsidR="00A843E5" w:rsidRDefault="00000000">
      <w:pPr>
        <w:numPr>
          <w:ilvl w:val="0"/>
          <w:numId w:val="12"/>
        </w:numPr>
        <w:ind w:left="0" w:firstLine="708"/>
      </w:pPr>
      <w:r>
        <w:t>ОК 012-93 “Общероссийский классификатор изделий и конструкторских документов (классификатор ЕСКД)”;</w:t>
      </w:r>
    </w:p>
    <w:p w14:paraId="00000039" w14:textId="3B62F499" w:rsidR="00A843E5" w:rsidRDefault="00000000">
      <w:pPr>
        <w:numPr>
          <w:ilvl w:val="0"/>
          <w:numId w:val="12"/>
        </w:numPr>
        <w:ind w:left="0" w:firstLine="708"/>
        <w:rPr>
          <w:ins w:id="587" w:author="vesurkov" w:date="2026-10-07T08:28:00Z" w16du:dateUtc="2026-10-07T01:28:00Z"/>
        </w:rPr>
      </w:pPr>
      <w:commentRangeStart w:id="588"/>
      <w:commentRangeStart w:id="589"/>
      <w:r>
        <w:t xml:space="preserve">ГОСТ 19.103-77 “Единая система </w:t>
      </w:r>
      <w:ins w:id="590" w:author="Слава Сурков" w:date="2026-09-23T11:41:00Z">
        <w:r w:rsidR="00F57B81">
          <w:t xml:space="preserve">программной документации </w:t>
        </w:r>
      </w:ins>
      <w:ins w:id="591" w:author="Слава Сурков" w:date="2026-09-23T11:42:00Z">
        <w:r w:rsidR="00F57B81">
          <w:t>(ЕСПД)</w:t>
        </w:r>
      </w:ins>
      <w:del w:id="592" w:author="Слава Сурков" w:date="2026-09-23T11:41:00Z">
        <w:r w:rsidDel="00F57B81">
          <w:delText>конструкторской документации. Обозначения программ и программных документов</w:delText>
        </w:r>
      </w:del>
      <w:r>
        <w:t>”.</w:t>
      </w:r>
      <w:commentRangeEnd w:id="588"/>
      <w:r w:rsidR="006473BF">
        <w:rPr>
          <w:rStyle w:val="af9"/>
          <w:sz w:val="28"/>
          <w:szCs w:val="28"/>
        </w:rPr>
        <w:commentReference w:id="588"/>
      </w:r>
      <w:commentRangeEnd w:id="589"/>
      <w:r w:rsidR="001069F2">
        <w:rPr>
          <w:rStyle w:val="af9"/>
          <w:sz w:val="28"/>
          <w:szCs w:val="28"/>
        </w:rPr>
        <w:commentReference w:id="589"/>
      </w:r>
    </w:p>
    <w:p w14:paraId="196003CF" w14:textId="77777777" w:rsidR="00F21044" w:rsidRDefault="00F21044" w:rsidP="00F21044">
      <w:pPr>
        <w:ind w:left="708" w:firstLine="0"/>
        <w:pPrChange w:id="593" w:author="vesurkov" w:date="2026-10-07T08:28:00Z" w16du:dateUtc="2026-10-07T01:28:00Z">
          <w:pPr>
            <w:numPr>
              <w:numId w:val="12"/>
            </w:numPr>
            <w:ind w:firstLine="708"/>
          </w:pPr>
        </w:pPrChange>
      </w:pPr>
    </w:p>
    <w:p w14:paraId="0000003A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594" w:name="_Toc242260030"/>
      <w:r>
        <w:t>Плановые сроки начала и окончания работ по созданию АС</w:t>
      </w:r>
      <w:bookmarkEnd w:id="594"/>
    </w:p>
    <w:p w14:paraId="0000003B" w14:textId="77777777" w:rsidR="00A843E5" w:rsidRDefault="00A843E5"/>
    <w:p w14:paraId="0000003C" w14:textId="4DCF788A" w:rsidR="00A843E5" w:rsidRDefault="00000000">
      <w:r>
        <w:t xml:space="preserve">Плановый срок начала работ: с </w:t>
      </w:r>
      <w:r w:rsidR="00E2025A">
        <w:t>9</w:t>
      </w:r>
      <w:r>
        <w:t xml:space="preserve"> сентября 202</w:t>
      </w:r>
      <w:r w:rsidR="006E342F">
        <w:t>6</w:t>
      </w:r>
      <w:r>
        <w:t xml:space="preserve"> года.</w:t>
      </w:r>
    </w:p>
    <w:p w14:paraId="0000003D" w14:textId="73440B18" w:rsidR="00A843E5" w:rsidRDefault="00000000">
      <w:r>
        <w:t>Плановый срок окончания работ: не позднее 29 декабря 202</w:t>
      </w:r>
      <w:r w:rsidR="006E342F">
        <w:t>6</w:t>
      </w:r>
      <w:r>
        <w:t xml:space="preserve"> года.</w:t>
      </w:r>
    </w:p>
    <w:p w14:paraId="0000003E" w14:textId="77777777" w:rsidR="00A843E5" w:rsidRDefault="00000000" w:rsidP="00E120D8">
      <w:pPr>
        <w:pStyle w:val="1"/>
        <w:numPr>
          <w:ilvl w:val="0"/>
          <w:numId w:val="5"/>
        </w:numPr>
        <w:jc w:val="center"/>
      </w:pPr>
      <w:bookmarkStart w:id="595" w:name="_Toc242260031"/>
      <w:r>
        <w:lastRenderedPageBreak/>
        <w:t>ЦЕЛИ И НАЗНАЧЕНИЕ СОЗДАНИЯ АВТОМАТИЗИРОВАННОЙ СИСТЕМЫ</w:t>
      </w:r>
      <w:bookmarkEnd w:id="595"/>
    </w:p>
    <w:p w14:paraId="0000003F" w14:textId="77777777" w:rsidR="00A843E5" w:rsidRDefault="00A843E5" w:rsidP="00E120D8">
      <w:pPr>
        <w:jc w:val="center"/>
      </w:pPr>
    </w:p>
    <w:p w14:paraId="00000040" w14:textId="77777777" w:rsidR="00A843E5" w:rsidRDefault="00000000" w:rsidP="00F606EB">
      <w:pPr>
        <w:pStyle w:val="2"/>
        <w:numPr>
          <w:ilvl w:val="1"/>
          <w:numId w:val="5"/>
        </w:numPr>
        <w:ind w:left="0" w:firstLine="0"/>
        <w:jc w:val="center"/>
        <w:rPr>
          <w:ins w:id="596" w:author="vesurkov" w:date="2026-10-07T08:28:00Z" w16du:dateUtc="2026-10-07T01:28:00Z"/>
        </w:rPr>
        <w:pPrChange w:id="597" w:author="vesurkov" w:date="2026-10-07T08:29:00Z" w16du:dateUtc="2026-10-07T01:29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bookmarkStart w:id="598" w:name="_Toc242260032"/>
      <w:r>
        <w:t>Цели создания АС</w:t>
      </w:r>
      <w:bookmarkEnd w:id="598"/>
    </w:p>
    <w:p w14:paraId="511B7595" w14:textId="77777777" w:rsidR="00F21044" w:rsidRPr="00F21044" w:rsidRDefault="00F21044" w:rsidP="00F21044">
      <w:pPr>
        <w:pPrChange w:id="599" w:author="vesurkov" w:date="2026-10-07T08:28:00Z" w16du:dateUtc="2026-10-07T01:28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</w:p>
    <w:p w14:paraId="00000041" w14:textId="04B26673" w:rsidR="00A843E5" w:rsidRDefault="00000000">
      <w:r>
        <w:t>Целями выполнения работ по разработке плагина "</w:t>
      </w:r>
      <w:r w:rsidR="00B645FA" w:rsidRPr="00B645FA">
        <w:t>Заглушка для проводов в столешнице</w:t>
      </w:r>
      <w:r>
        <w:t xml:space="preserve">" для САПР </w:t>
      </w:r>
      <w:r w:rsidR="00B645FA">
        <w:t xml:space="preserve">Компас </w:t>
      </w:r>
      <w:r w:rsidR="00B645FA" w:rsidRPr="009E40C5">
        <w:t>3</w:t>
      </w:r>
      <w:r w:rsidR="00B645FA">
        <w:rPr>
          <w:lang w:val="en-US"/>
        </w:rPr>
        <w:t>D</w:t>
      </w:r>
      <w:r>
        <w:t xml:space="preserve"> является автоматизация построения </w:t>
      </w:r>
      <w:r w:rsidR="00B645FA">
        <w:t>заглушек</w:t>
      </w:r>
      <w:r>
        <w:t>.</w:t>
      </w:r>
    </w:p>
    <w:p w14:paraId="00000042" w14:textId="77777777" w:rsidR="00A843E5" w:rsidRDefault="00A843E5"/>
    <w:p w14:paraId="00000043" w14:textId="77777777" w:rsidR="00A843E5" w:rsidRDefault="00000000" w:rsidP="00F606EB">
      <w:pPr>
        <w:pStyle w:val="2"/>
        <w:numPr>
          <w:ilvl w:val="1"/>
          <w:numId w:val="5"/>
        </w:numPr>
        <w:ind w:left="0" w:firstLine="0"/>
        <w:jc w:val="center"/>
        <w:pPrChange w:id="600" w:author="vesurkov" w:date="2026-10-07T08:29:00Z" w16du:dateUtc="2026-10-07T01:29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bookmarkStart w:id="601" w:name="_Toc242260033"/>
      <w:r>
        <w:t>Назначение АС</w:t>
      </w:r>
      <w:bookmarkEnd w:id="601"/>
    </w:p>
    <w:p w14:paraId="00000044" w14:textId="77777777" w:rsidR="00A843E5" w:rsidRDefault="00A843E5"/>
    <w:p w14:paraId="00000046" w14:textId="53393B93" w:rsidR="00A843E5" w:rsidRDefault="00000000" w:rsidP="00E757B1">
      <w:pPr>
        <w:rPr>
          <w:noProof/>
        </w:rPr>
      </w:pPr>
      <w:r>
        <w:t xml:space="preserve">Назначение </w:t>
      </w:r>
      <w:commentRangeStart w:id="602"/>
      <w:commentRangeStart w:id="603"/>
      <w:r>
        <w:t xml:space="preserve">разрабатываемого плагина обусловлено быстрым моделированием </w:t>
      </w:r>
      <w:r w:rsidR="00A645B6" w:rsidRPr="00A645B6">
        <w:t>врезных круглых заглушек для вывода проводов через столешницу различных типоразмеров.</w:t>
      </w:r>
      <w:r w:rsidR="00A645B6">
        <w:t xml:space="preserve"> </w:t>
      </w:r>
      <w:r>
        <w:t xml:space="preserve">Благодаря данному расширению, </w:t>
      </w:r>
      <w:r w:rsidR="00A645B6" w:rsidRPr="00A645B6">
        <w:t xml:space="preserve">конструкторы мебели могут наглядно рассмотреть спроектированную модель, при необходимости быстро перестроить её под диаметр монтажного отверстия и габариты пучка кабелей. На рисунке 2.1 представлена схема модели заглушки с основными размерами. </w:t>
      </w:r>
      <w:commentRangeEnd w:id="602"/>
      <w:r w:rsidR="006473BF">
        <w:rPr>
          <w:rStyle w:val="af9"/>
          <w:noProof/>
          <w:sz w:val="28"/>
          <w:szCs w:val="28"/>
        </w:rPr>
        <w:commentReference w:id="602"/>
      </w:r>
      <w:commentRangeEnd w:id="603"/>
      <w:r w:rsidR="001069F2">
        <w:rPr>
          <w:rStyle w:val="af9"/>
          <w:noProof/>
          <w:sz w:val="28"/>
          <w:szCs w:val="28"/>
        </w:rPr>
        <w:commentReference w:id="603"/>
      </w:r>
    </w:p>
    <w:p w14:paraId="40E2B4FD" w14:textId="4E567587" w:rsidR="00E757B1" w:rsidRPr="00E757B1" w:rsidRDefault="00E757B1" w:rsidP="00E757B1">
      <w:pPr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5E7A28B" wp14:editId="5860E72D">
            <wp:extent cx="3543469" cy="3324225"/>
            <wp:effectExtent l="0" t="0" r="0" b="0"/>
            <wp:docPr id="1002885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85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3702" cy="3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 w14:textId="5BE01D0C" w:rsidR="00A843E5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Рисунок 2.1</w:t>
      </w:r>
      <w:del w:id="604" w:author="vesurkov" w:date="2026-09-23T08:47:00Z">
        <w:r w:rsidDel="00015611">
          <w:rPr>
            <w:color w:val="000000"/>
          </w:rPr>
          <w:delText xml:space="preserve"> </w:delText>
        </w:r>
      </w:del>
      <w:ins w:id="605" w:author="vesurkov" w:date="2026-09-23T08:52:00Z">
        <w:r w:rsidR="00015611" w:rsidRPr="00015611">
          <w:rPr>
            <w:color w:val="000000"/>
            <w:rPrChange w:id="606" w:author="vesurkov" w:date="2026-09-23T08:52:00Z">
              <w:rPr>
                <w:color w:val="000000"/>
                <w:lang w:val="en-US"/>
              </w:rPr>
            </w:rPrChange>
          </w:rPr>
          <w:t xml:space="preserve"> —</w:t>
        </w:r>
      </w:ins>
      <w:commentRangeStart w:id="607"/>
      <w:del w:id="608" w:author="vesurkov" w:date="2026-09-23T08:47:00Z">
        <w:r w:rsidR="00B2151F" w:rsidDel="00015611">
          <w:rPr>
            <w:color w:val="000000"/>
          </w:rPr>
          <w:delText>-</w:delText>
        </w:r>
        <w:commentRangeEnd w:id="607"/>
        <w:r w:rsidR="006473BF" w:rsidDel="00015611">
          <w:rPr>
            <w:rStyle w:val="af9"/>
            <w:color w:val="000000"/>
            <w:sz w:val="28"/>
            <w:szCs w:val="28"/>
          </w:rPr>
          <w:commentReference w:id="607"/>
        </w:r>
      </w:del>
      <w:r>
        <w:rPr>
          <w:color w:val="000000"/>
        </w:rPr>
        <w:t xml:space="preserve"> Модель </w:t>
      </w:r>
      <w:r w:rsidR="00A645B6">
        <w:rPr>
          <w:color w:val="000000"/>
        </w:rPr>
        <w:t>заглушки</w:t>
      </w:r>
      <w:r>
        <w:rPr>
          <w:color w:val="000000"/>
        </w:rPr>
        <w:t xml:space="preserve"> с размерами</w:t>
      </w:r>
      <w:r>
        <w:br w:type="page"/>
      </w:r>
    </w:p>
    <w:p w14:paraId="00000048" w14:textId="77777777" w:rsidR="00A843E5" w:rsidRDefault="00000000" w:rsidP="00E120D8">
      <w:pPr>
        <w:pStyle w:val="1"/>
        <w:numPr>
          <w:ilvl w:val="0"/>
          <w:numId w:val="5"/>
        </w:numPr>
        <w:jc w:val="center"/>
      </w:pPr>
      <w:bookmarkStart w:id="609" w:name="_Toc242260034"/>
      <w:r>
        <w:lastRenderedPageBreak/>
        <w:t>ТРЕБОВАНИЯ К АВТОМАТИЗИРОВАННОЙ СИСТЕМЕ</w:t>
      </w:r>
      <w:bookmarkEnd w:id="609"/>
    </w:p>
    <w:p w14:paraId="00000049" w14:textId="77777777" w:rsidR="00A843E5" w:rsidRDefault="00A843E5"/>
    <w:p w14:paraId="0000004A" w14:textId="77777777" w:rsidR="00A843E5" w:rsidRDefault="00000000" w:rsidP="00F606EB">
      <w:pPr>
        <w:pStyle w:val="2"/>
        <w:numPr>
          <w:ilvl w:val="1"/>
          <w:numId w:val="5"/>
        </w:numPr>
        <w:ind w:left="0" w:firstLine="0"/>
        <w:jc w:val="center"/>
        <w:pPrChange w:id="610" w:author="vesurkov" w:date="2026-10-07T08:30:00Z" w16du:dateUtc="2026-10-07T01:30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bookmarkStart w:id="611" w:name="_Toc242260035"/>
      <w:r>
        <w:t>Требования к структуре АС в целом</w:t>
      </w:r>
      <w:bookmarkEnd w:id="611"/>
    </w:p>
    <w:p w14:paraId="0000004B" w14:textId="2156350D" w:rsidR="00A843E5" w:rsidRPr="001D6241" w:rsidRDefault="001D6241" w:rsidP="001D6241">
      <w:pPr>
        <w:pStyle w:val="3"/>
        <w:numPr>
          <w:ilvl w:val="0"/>
          <w:numId w:val="0"/>
        </w:numPr>
        <w:jc w:val="center"/>
        <w:rPr>
          <w:ins w:id="612" w:author="vesurkov" w:date="2026-10-07T05:12:00Z" w16du:dateUtc="2026-10-06T22:12:00Z"/>
        </w:rPr>
        <w:pPrChange w:id="613" w:author="vesurkov" w:date="2026-10-07T09:11:00Z" w16du:dateUtc="2026-10-07T02:11:00Z">
          <w:pPr>
            <w:numPr>
              <w:ilvl w:val="2"/>
              <w:numId w:val="5"/>
            </w:numPr>
            <w:ind w:left="720" w:hanging="720"/>
            <w:jc w:val="center"/>
          </w:pPr>
        </w:pPrChange>
      </w:pPr>
      <w:bookmarkStart w:id="614" w:name="_Toc242260036"/>
      <w:ins w:id="615" w:author="vesurkov" w:date="2026-10-07T09:11:00Z" w16du:dateUtc="2026-10-07T02:11:00Z">
        <w:r w:rsidRPr="001D6241">
          <w:t xml:space="preserve">3.1.1 </w:t>
        </w:r>
      </w:ins>
      <w:commentRangeStart w:id="616"/>
      <w:commentRangeStart w:id="617"/>
      <w:r w:rsidR="00000000" w:rsidRPr="001D6241">
        <w:t>Требования к структуре и функционированию системы</w:t>
      </w:r>
      <w:bookmarkEnd w:id="614"/>
      <w:commentRangeEnd w:id="616"/>
      <w:r w:rsidR="006473BF">
        <w:rPr>
          <w:rStyle w:val="af9"/>
          <w:sz w:val="28"/>
          <w:szCs w:val="24"/>
        </w:rPr>
        <w:commentReference w:id="616"/>
      </w:r>
      <w:commentRangeEnd w:id="617"/>
      <w:r w:rsidR="001069F2">
        <w:rPr>
          <w:rStyle w:val="af9"/>
          <w:sz w:val="28"/>
          <w:szCs w:val="24"/>
        </w:rPr>
        <w:commentReference w:id="617"/>
      </w:r>
    </w:p>
    <w:p w14:paraId="6445E187" w14:textId="77777777" w:rsidR="001069F2" w:rsidRPr="00826F92" w:rsidRDefault="001069F2" w:rsidP="001069F2">
      <w:pPr>
        <w:ind w:left="720" w:firstLine="0"/>
        <w:rPr>
          <w:b/>
          <w:bCs/>
          <w:rPrChange w:id="618" w:author="Слава Сурков" w:date="2026-09-23T11:42:00Z">
            <w:rPr/>
          </w:rPrChange>
        </w:rPr>
        <w:pPrChange w:id="619" w:author="vesurkov" w:date="2026-10-07T05:12:00Z" w16du:dateUtc="2026-10-06T22:12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4C" w14:textId="77777777" w:rsidR="00A843E5" w:rsidRDefault="00000000">
      <w:pPr>
        <w:ind w:left="720" w:firstLine="0"/>
      </w:pPr>
      <w:r>
        <w:t>Система должна быть выполнена в одном из двух вариантов:</w:t>
      </w:r>
    </w:p>
    <w:p w14:paraId="0000004D" w14:textId="5014E578" w:rsidR="00A843E5" w:rsidRDefault="00000000">
      <w:pPr>
        <w:numPr>
          <w:ilvl w:val="0"/>
          <w:numId w:val="1"/>
        </w:numPr>
        <w:ind w:left="1417" w:hanging="425"/>
      </w:pPr>
      <w:r>
        <w:t xml:space="preserve">В качестве встроенного плагина САПР </w:t>
      </w:r>
      <w:r w:rsidR="00A645B6" w:rsidRPr="000A4987">
        <w:t>“</w:t>
      </w:r>
      <w:r w:rsidR="00A645B6">
        <w:t xml:space="preserve">Компас </w:t>
      </w:r>
      <w:r w:rsidR="00A645B6" w:rsidRPr="000A4987">
        <w:t>3</w:t>
      </w:r>
      <w:r w:rsidR="00A645B6">
        <w:rPr>
          <w:lang w:val="en-US"/>
        </w:rPr>
        <w:t>D</w:t>
      </w:r>
      <w:r w:rsidR="00A645B6" w:rsidRPr="000A4987">
        <w:t>”</w:t>
      </w:r>
      <w:r>
        <w:t>, который запускается непосредственно из САПР.</w:t>
      </w:r>
    </w:p>
    <w:p w14:paraId="0000004E" w14:textId="2DFFCC85" w:rsidR="00A843E5" w:rsidRDefault="00000000">
      <w:pPr>
        <w:numPr>
          <w:ilvl w:val="0"/>
          <w:numId w:val="1"/>
        </w:numPr>
        <w:ind w:left="1417" w:hanging="425"/>
      </w:pPr>
      <w:r>
        <w:t xml:space="preserve">В качестве сторонней программы, способной запустить процесс программы </w:t>
      </w:r>
      <w:r w:rsidR="00A645B6" w:rsidRPr="000A4987">
        <w:t>“</w:t>
      </w:r>
      <w:r w:rsidR="00A645B6">
        <w:t xml:space="preserve">Компас </w:t>
      </w:r>
      <w:r w:rsidR="00A645B6" w:rsidRPr="000A4987">
        <w:t>3</w:t>
      </w:r>
      <w:r w:rsidR="00A645B6">
        <w:rPr>
          <w:lang w:val="en-US"/>
        </w:rPr>
        <w:t>D</w:t>
      </w:r>
      <w:r w:rsidR="00A645B6" w:rsidRPr="000A4987">
        <w:t>”</w:t>
      </w:r>
      <w:r w:rsidR="00A645B6">
        <w:t xml:space="preserve"> </w:t>
      </w:r>
      <w:r>
        <w:t>для построения детали.</w:t>
      </w:r>
    </w:p>
    <w:p w14:paraId="0000004F" w14:textId="77777777" w:rsidR="00A843E5" w:rsidRDefault="00A843E5">
      <w:pPr>
        <w:ind w:firstLine="720"/>
      </w:pPr>
    </w:p>
    <w:p w14:paraId="00000050" w14:textId="77777777" w:rsidR="00A843E5" w:rsidRDefault="00000000">
      <w:pPr>
        <w:ind w:firstLine="420"/>
      </w:pPr>
      <w:r>
        <w:rPr>
          <w:b/>
          <w:bCs/>
          <w:i/>
          <w:iCs/>
        </w:rPr>
        <w:t>Изменяемые параметры для плагина</w:t>
      </w:r>
      <w:r>
        <w:t xml:space="preserve"> (также все обозначения показаны на рис. 2.1):</w:t>
      </w:r>
    </w:p>
    <w:p w14:paraId="7881681E" w14:textId="4D3B3A3A" w:rsidR="00A645B6" w:rsidRDefault="00A64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A645B6">
        <w:t>внешний диаметр фланца</w:t>
      </w:r>
      <w:r w:rsidR="00B2151F" w:rsidRPr="00B2151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645B6">
        <w:t xml:space="preserve">​ (50 </w:t>
      </w:r>
      <w:r w:rsidR="00B2151F" w:rsidRPr="00B2151F">
        <w:t>-</w:t>
      </w:r>
      <w:r w:rsidRPr="00A645B6">
        <w:t xml:space="preserve"> 100 мм); </w:t>
      </w:r>
    </w:p>
    <w:p w14:paraId="00000052" w14:textId="1D91294E" w:rsidR="00A843E5" w:rsidRDefault="00A64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A645B6">
        <w:t xml:space="preserve">диаметр посадочного цилиндра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 w:rsidRPr="00A645B6">
        <w:t xml:space="preserve">(40 </w:t>
      </w:r>
      <w:r w:rsidR="00B2151F" w:rsidRPr="00B2151F">
        <w:t>-</w:t>
      </w:r>
      <w:r w:rsidRPr="00A645B6">
        <w:t xml:space="preserve"> 90 мм, зависимый параметр:</w:t>
      </w:r>
      <w:r w:rsidR="0036407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645B6">
        <w:t>−</w:t>
      </w:r>
      <w:r>
        <w:t xml:space="preserve"> </w:t>
      </w:r>
      <w:r w:rsidRPr="00A645B6">
        <w:t>8</w:t>
      </w:r>
      <w:r>
        <w:t xml:space="preserve"> </w:t>
      </w:r>
      <w:r w:rsidRPr="00A645B6">
        <w:t>мм, обеспечивающий опорный бортик не менее 4 мм с каждой стороны);</w:t>
      </w:r>
    </w:p>
    <w:p w14:paraId="00000054" w14:textId="5ED0E27B" w:rsidR="00A843E5" w:rsidRDefault="00A64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A645B6">
        <w:t xml:space="preserve">диаметр выреза под кабели </w:t>
      </w:r>
      <w:r w:rsidR="0036407D" w:rsidRPr="0036407D">
        <w:t xml:space="preserve">(15 </w:t>
      </w:r>
      <w:r w:rsidR="00B2151F">
        <w:t>-</w:t>
      </w:r>
      <w:r w:rsidR="0036407D" w:rsidRPr="0036407D">
        <w:t xml:space="preserve"> 60 мм, зависимый параметр: </w:t>
      </w:r>
      <m:oMath>
        <m:r>
          <w:rPr>
            <w:rFonts w:ascii="Cambria Math" w:hAnsi="Cambria Math"/>
          </w:rPr>
          <m:t>d≤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6407D" w:rsidRPr="0036407D">
        <w:t xml:space="preserve"> − 10 мм, гарантирующий толщину стенки цилиндра не менее 5 мм);</w:t>
      </w:r>
    </w:p>
    <w:p w14:paraId="77858D12" w14:textId="65810FF2" w:rsidR="0036407D" w:rsidRDefault="003640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36407D">
        <w:t xml:space="preserve">общая </w:t>
      </w:r>
      <w:r w:rsidR="000B5434">
        <w:t>высота</w:t>
      </w:r>
      <w:r w:rsidRPr="0036407D">
        <w:t xml:space="preserve"> посадки </w:t>
      </w:r>
      <m:oMath>
        <m:r>
          <w:rPr>
            <w:rFonts w:ascii="Cambria Math" w:hAnsi="Cambria Math"/>
          </w:rPr>
          <m:t>H</m:t>
        </m:r>
      </m:oMath>
      <w:r w:rsidRPr="0036407D">
        <w:t xml:space="preserve"> (12 </w:t>
      </w:r>
      <w:r w:rsidR="00B2151F">
        <w:t>-</w:t>
      </w:r>
      <w:r w:rsidRPr="0036407D">
        <w:t xml:space="preserve"> 35 мм); </w:t>
      </w:r>
    </w:p>
    <w:p w14:paraId="00000057" w14:textId="2F706C89" w:rsidR="00A843E5" w:rsidRDefault="003640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 w:rsidRPr="0036407D">
        <w:t xml:space="preserve">толщина бортика </w:t>
      </w:r>
      <m:oMath>
        <m:r>
          <w:rPr>
            <w:rFonts w:ascii="Cambria Math" w:hAnsi="Cambria Math"/>
          </w:rPr>
          <m:t>h</m:t>
        </m:r>
      </m:oMath>
      <w:r w:rsidRPr="0036407D">
        <w:t xml:space="preserve"> (1.5 </w:t>
      </w:r>
      <w:r w:rsidR="00B2151F">
        <w:t>-</w:t>
      </w:r>
      <w:r w:rsidRPr="0036407D">
        <w:t xml:space="preserve"> 5.0 мм, условие целостности: </w:t>
      </w:r>
      <m:oMath>
        <m:r>
          <w:rPr>
            <w:rFonts w:ascii="Cambria Math" w:hAnsi="Cambria Math"/>
          </w:rPr>
          <m:t>h&lt;H</m:t>
        </m:r>
      </m:oMath>
      <w:r w:rsidRPr="0036407D">
        <w:t xml:space="preserve">). </w:t>
      </w:r>
    </w:p>
    <w:p w14:paraId="13E4F03A" w14:textId="77777777" w:rsidR="00A950DE" w:rsidRPr="00A950DE" w:rsidRDefault="00600F27" w:rsidP="00DD4DA8">
      <w:pPr>
        <w:rPr>
          <w:ins w:id="620" w:author="vesurkov" w:date="2026-10-07T07:54:00Z" w16du:dateUtc="2026-10-07T00:54:00Z"/>
          <w:rPrChange w:id="621" w:author="vesurkov" w:date="2026-10-07T07:54:00Z" w16du:dateUtc="2026-10-07T00:54:00Z">
            <w:rPr>
              <w:ins w:id="622" w:author="vesurkov" w:date="2026-10-07T07:54:00Z" w16du:dateUtc="2026-10-07T00:54:00Z"/>
              <w:lang w:val="en-US"/>
            </w:rPr>
          </w:rPrChange>
        </w:rPr>
      </w:pPr>
      <w:commentRangeStart w:id="623"/>
      <w:commentRangeStart w:id="624"/>
      <w:del w:id="625" w:author="vesurkov" w:date="2026-10-07T07:53:00Z" w16du:dateUtc="2026-10-07T00:53:00Z">
        <w:r w:rsidRPr="00600F27" w:rsidDel="00A950DE">
          <w:delText xml:space="preserve">АС </w:delText>
        </w:r>
      </w:del>
      <w:ins w:id="626" w:author="vesurkov" w:date="2026-10-07T07:53:00Z" w16du:dateUtc="2026-10-07T00:53:00Z">
        <w:r w:rsidR="00A950DE" w:rsidRPr="00A950DE">
          <w:t xml:space="preserve">АС должна иметь пользовательский интерфейс с возможностью ввода и изменения значений параметров через текстовые поля и последующим построением объекта </w:t>
        </w:r>
        <w:r w:rsidR="00A950DE" w:rsidRPr="00A950DE">
          <w:rPr>
            <w:rPrChange w:id="627" w:author="vesurkov" w:date="2026-10-07T07:53:00Z" w16du:dateUtc="2026-10-07T00:53:00Z">
              <w:rPr>
                <w:lang w:val="en-US"/>
              </w:rPr>
            </w:rPrChange>
          </w:rPr>
          <w:t>“</w:t>
        </w:r>
        <w:r w:rsidR="00A950DE" w:rsidRPr="00A950DE">
          <w:t>Заглушка для проводов в столешнице</w:t>
        </w:r>
        <w:r w:rsidR="00A950DE" w:rsidRPr="00A950DE">
          <w:rPr>
            <w:rPrChange w:id="628" w:author="vesurkov" w:date="2026-10-07T07:53:00Z" w16du:dateUtc="2026-10-07T00:53:00Z">
              <w:rPr>
                <w:lang w:val="en-US"/>
              </w:rPr>
            </w:rPrChange>
          </w:rPr>
          <w:t>”</w:t>
        </w:r>
        <w:r w:rsidR="00A950DE" w:rsidRPr="00A950DE">
          <w:t xml:space="preserve"> в САПР КОМПАС-3D.</w:t>
        </w:r>
        <w:r w:rsidR="00A950DE" w:rsidRPr="00A950DE">
          <w:rPr>
            <w:rPrChange w:id="629" w:author="vesurkov" w:date="2026-10-07T07:53:00Z" w16du:dateUtc="2026-10-07T00:53:00Z">
              <w:rPr>
                <w:lang w:val="en-US"/>
              </w:rPr>
            </w:rPrChange>
          </w:rPr>
          <w:t xml:space="preserve"> </w:t>
        </w:r>
      </w:ins>
      <w:del w:id="630" w:author="vesurkov" w:date="2026-10-07T07:53:00Z" w16du:dateUtc="2026-10-07T00:53:00Z">
        <w:r w:rsidRPr="00600F27" w:rsidDel="00A950DE">
          <w:delText xml:space="preserve">должна иметь пользовательский интерфейс с возможностью изменения значений, представленных выше, и последующим построением объекта «Заглушка для проводов в столешнице» в САПР КОМПАС-3D. </w:delText>
        </w:r>
      </w:del>
      <w:ins w:id="631" w:author="vesurkov" w:date="2026-10-07T07:54:00Z">
        <w:r w:rsidR="00A950DE" w:rsidRPr="00A950DE">
          <w:t>В пользовательском интерфейсе должен быть реализован динамический двусторонний пересчёт допустимых диапазонов ввода с пересечением локальных условий и общих пределов:</w:t>
        </w:r>
      </w:ins>
    </w:p>
    <w:p w14:paraId="794E878D" w14:textId="6EE34D09" w:rsidR="00A950DE" w:rsidRPr="00A950DE" w:rsidRDefault="00A950DE" w:rsidP="00DD4DA8">
      <w:pPr>
        <w:pStyle w:val="a4"/>
        <w:numPr>
          <w:ilvl w:val="0"/>
          <w:numId w:val="14"/>
        </w:numPr>
        <w:ind w:left="0" w:firstLine="709"/>
        <w:rPr>
          <w:ins w:id="632" w:author="vesurkov" w:date="2026-10-07T07:54:00Z" w16du:dateUtc="2026-10-07T00:54:00Z"/>
          <w:rPrChange w:id="633" w:author="vesurkov" w:date="2026-10-07T07:54:00Z" w16du:dateUtc="2026-10-07T00:54:00Z">
            <w:rPr>
              <w:ins w:id="634" w:author="vesurkov" w:date="2026-10-07T07:54:00Z" w16du:dateUtc="2026-10-07T00:54:00Z"/>
              <w:lang w:val="en-US"/>
            </w:rPr>
          </w:rPrChange>
        </w:rPr>
        <w:pPrChange w:id="635" w:author="vesurkov" w:date="2026-10-07T08:11:00Z" w16du:dateUtc="2026-10-07T01:11:00Z">
          <w:pPr>
            <w:pStyle w:val="a4"/>
            <w:numPr>
              <w:numId w:val="14"/>
            </w:numPr>
            <w:ind w:left="1069" w:hanging="360"/>
          </w:pPr>
        </w:pPrChange>
      </w:pPr>
      <w:ins w:id="636" w:author="vesurkov" w:date="2026-10-07T07:54:00Z">
        <w:r w:rsidRPr="00A950DE">
          <w:lastRenderedPageBreak/>
          <w:t>При изменении значения</w:t>
        </w:r>
      </w:ins>
      <w:ins w:id="637" w:author="vesurkov" w:date="2026-10-07T07:54:00Z" w16du:dateUtc="2026-10-07T00:54:00Z">
        <w:r w:rsidRPr="00A950DE">
          <w:rPr>
            <w:rPrChange w:id="638" w:author="vesurkov" w:date="2026-10-07T07:54:00Z" w16du:dateUtc="2026-10-07T00:54:00Z">
              <w:rPr>
                <w:lang w:val="en-US"/>
              </w:rPr>
            </w:rPrChange>
          </w:rPr>
          <w:t xml:space="preserve"> </w:t>
        </w:r>
      </w:ins>
      <m:oMath>
        <m:sSub>
          <m:sSubPr>
            <m:ctrlPr>
              <w:ins w:id="639" w:author="vesurkov" w:date="2026-10-07T07:54:00Z" w16du:dateUtc="2026-10-07T00:54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640" w:author="vesurkov" w:date="2026-10-07T07:54:00Z" w16du:dateUtc="2026-10-07T00:54:00Z">
                <w:rPr>
                  <w:rFonts w:ascii="Cambria Math" w:hAnsi="Cambria Math"/>
                </w:rPr>
                <m:t>D</m:t>
              </w:ins>
            </m:r>
          </m:e>
          <m:sub>
            <m:r>
              <w:ins w:id="641" w:author="vesurkov" w:date="2026-10-07T07:54:00Z" w16du:dateUtc="2026-10-07T00:54:00Z">
                <w:rPr>
                  <w:rFonts w:ascii="Cambria Math" w:hAnsi="Cambria Math"/>
                </w:rPr>
                <m:t>1</m:t>
              </w:ins>
            </m:r>
          </m:sub>
        </m:sSub>
      </m:oMath>
      <w:ins w:id="642" w:author="vesurkov" w:date="2026-10-07T07:54:00Z" w16du:dateUtc="2026-10-07T00:54:00Z">
        <w:r>
          <w:t xml:space="preserve">верхняя граница для </w:t>
        </w:r>
      </w:ins>
      <m:oMath>
        <m:sSub>
          <m:sSubPr>
            <m:ctrlPr>
              <w:ins w:id="643" w:author="vesurkov" w:date="2026-10-07T07:54:00Z" w16du:dateUtc="2026-10-07T00:54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644" w:author="vesurkov" w:date="2026-10-07T07:54:00Z" w16du:dateUtc="2026-10-07T00:54:00Z">
                <w:rPr>
                  <w:rFonts w:ascii="Cambria Math" w:hAnsi="Cambria Math"/>
                </w:rPr>
                <m:t>D</m:t>
              </w:ins>
            </m:r>
          </m:e>
          <m:sub>
            <m:r>
              <w:ins w:id="645" w:author="vesurkov" w:date="2026-10-07T07:54:00Z" w16du:dateUtc="2026-10-07T00:54:00Z">
                <w:rPr>
                  <w:rFonts w:ascii="Cambria Math" w:hAnsi="Cambria Math"/>
                </w:rPr>
                <m:t>2</m:t>
              </w:ins>
            </m:r>
          </m:sub>
        </m:sSub>
        <m:r>
          <w:ins w:id="646" w:author="vesurkov" w:date="2026-10-07T07:55:00Z" w16du:dateUtc="2026-10-07T00:55:00Z">
            <w:rPr>
              <w:rFonts w:ascii="Cambria Math" w:hAnsi="Cambria Math"/>
            </w:rPr>
            <m:t xml:space="preserve"> пересчитывается</m:t>
          </w:ins>
        </m:r>
      </m:oMath>
      <w:ins w:id="647" w:author="vesurkov" w:date="2026-10-07T07:55:00Z" w16du:dateUtc="2026-10-07T00:55:00Z">
        <w:r>
          <w:t xml:space="preserve"> как </w:t>
        </w:r>
      </w:ins>
      <m:oMath>
        <m:sSub>
          <m:sSubPr>
            <m:ctrlPr>
              <w:ins w:id="648" w:author="vesurkov" w:date="2026-10-07T07:55:00Z" w16du:dateUtc="2026-10-07T00:55:00Z">
                <w:rPr>
                  <w:rFonts w:ascii="Cambria Math" w:hAnsi="Cambria Math"/>
                  <w:i/>
                </w:rPr>
              </w:ins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min⁡</m:t>
            </m:r>
            <m:r>
              <w:ins w:id="649" w:author="vesurkov" w:date="2026-10-07T07:55:00Z" w16du:dateUtc="2026-10-07T00:55:00Z">
                <w:rPr>
                  <w:rFonts w:ascii="Cambria Math" w:hAnsi="Cambria Math"/>
                  <w:rPrChange w:id="650" w:author="vesurkov" w:date="2026-10-07T07:55:00Z" w16du:dateUtc="2026-10-07T00:55:00Z">
                    <w:rPr>
                      <w:rFonts w:ascii="Cambria Math" w:hAnsi="Cambria Math"/>
                      <w:lang w:val="en-US"/>
                    </w:rPr>
                  </w:rPrChange>
                </w:rPr>
                <m:t>(90;</m:t>
              </w:ins>
            </m:r>
            <m:r>
              <w:ins w:id="651" w:author="vesurkov" w:date="2026-10-07T07:55:00Z" w16du:dateUtc="2026-10-07T00:55:00Z">
                <w:rPr>
                  <w:rFonts w:ascii="Cambria Math" w:hAnsi="Cambria Math"/>
                </w:rPr>
                <m:t>D</m:t>
              </w:ins>
            </m:r>
          </m:e>
          <m:sub>
            <m:r>
              <w:ins w:id="652" w:author="vesurkov" w:date="2026-10-07T07:55:00Z" w16du:dateUtc="2026-10-07T00:55:00Z">
                <w:rPr>
                  <w:rFonts w:ascii="Cambria Math" w:hAnsi="Cambria Math"/>
                </w:rPr>
                <m:t>1</m:t>
              </w:ins>
            </m:r>
          </m:sub>
        </m:sSub>
        <m:r>
          <w:ins w:id="653" w:author="vesurkov" w:date="2026-10-07T07:55:00Z" w16du:dateUtc="2026-10-07T00:55:00Z">
            <w:rPr>
              <w:rFonts w:ascii="Cambria Math" w:hAnsi="Cambria Math"/>
            </w:rPr>
            <m:t>-</m:t>
          </w:ins>
        </m:r>
        <m:r>
          <w:ins w:id="654" w:author="vesurkov" w:date="2026-10-07T07:55:00Z" w16du:dateUtc="2026-10-07T00:55:00Z">
            <w:rPr>
              <w:rFonts w:ascii="Cambria Math" w:hAnsi="Cambria Math"/>
              <w:rPrChange w:id="655" w:author="vesurkov" w:date="2026-10-07T07:55:00Z" w16du:dateUtc="2026-10-07T00:55:00Z">
                <w:rPr>
                  <w:rFonts w:ascii="Cambria Math" w:hAnsi="Cambria Math"/>
                  <w:lang w:val="en-US"/>
                </w:rPr>
              </w:rPrChange>
            </w:rPr>
            <m:t>8)</m:t>
          </w:ins>
        </m:r>
        <m:r>
          <w:ins w:id="656" w:author="vesurkov" w:date="2026-10-07T07:55:00Z" w16du:dateUtc="2026-10-07T00:55:00Z">
            <w:rPr>
              <w:rFonts w:ascii="Cambria Math" w:hAnsi="Cambria Math"/>
            </w:rPr>
            <m:t xml:space="preserve"> </m:t>
          </w:ins>
        </m:r>
      </m:oMath>
      <w:ins w:id="657" w:author="vesurkov" w:date="2026-10-07T07:55:00Z" w16du:dateUtc="2026-10-07T00:55:00Z">
        <w:r>
          <w:t xml:space="preserve">мм. При изменении </w:t>
        </w:r>
      </w:ins>
      <m:oMath>
        <m:sSub>
          <m:sSubPr>
            <m:ctrlPr>
              <w:ins w:id="658" w:author="vesurkov" w:date="2026-10-07T07:55:00Z" w16du:dateUtc="2026-10-07T00:55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659" w:author="vesurkov" w:date="2026-10-07T07:55:00Z" w16du:dateUtc="2026-10-07T00:55:00Z">
                <w:rPr>
                  <w:rFonts w:ascii="Cambria Math" w:hAnsi="Cambria Math"/>
                </w:rPr>
                <m:t>D</m:t>
              </w:ins>
            </m:r>
          </m:e>
          <m:sub>
            <m:r>
              <w:ins w:id="660" w:author="vesurkov" w:date="2026-10-07T07:55:00Z" w16du:dateUtc="2026-10-07T00:55:00Z">
                <w:rPr>
                  <w:rFonts w:ascii="Cambria Math" w:hAnsi="Cambria Math"/>
                </w:rPr>
                <m:t>2</m:t>
              </w:ins>
            </m:r>
          </m:sub>
        </m:sSub>
      </m:oMath>
      <w:ins w:id="661" w:author="vesurkov" w:date="2026-10-07T07:55:00Z" w16du:dateUtc="2026-10-07T00:55:00Z">
        <w:r>
          <w:t xml:space="preserve"> нижняя</w:t>
        </w:r>
      </w:ins>
      <w:ins w:id="662" w:author="vesurkov" w:date="2026-10-07T07:56:00Z" w16du:dateUtc="2026-10-07T00:56:00Z">
        <w:r>
          <w:t xml:space="preserve"> граница для </w:t>
        </w:r>
      </w:ins>
      <m:oMath>
        <m:sSub>
          <m:sSubPr>
            <m:ctrlPr>
              <w:ins w:id="663" w:author="vesurkov" w:date="2026-10-07T07:56:00Z" w16du:dateUtc="2026-10-07T00:56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664" w:author="vesurkov" w:date="2026-10-07T07:56:00Z" w16du:dateUtc="2026-10-07T00:56:00Z">
                <w:rPr>
                  <w:rFonts w:ascii="Cambria Math" w:hAnsi="Cambria Math"/>
                </w:rPr>
                <m:t>D</m:t>
              </w:ins>
            </m:r>
          </m:e>
          <m:sub>
            <m:r>
              <w:ins w:id="665" w:author="vesurkov" w:date="2026-10-07T07:56:00Z" w16du:dateUtc="2026-10-07T00:56:00Z">
                <w:rPr>
                  <w:rFonts w:ascii="Cambria Math" w:hAnsi="Cambria Math"/>
                </w:rPr>
                <m:t>1</m:t>
              </w:ins>
            </m:r>
          </m:sub>
        </m:sSub>
      </m:oMath>
      <w:ins w:id="666" w:author="vesurkov" w:date="2026-10-07T07:56:00Z" w16du:dateUtc="2026-10-07T00:56:00Z">
        <w:r>
          <w:t xml:space="preserve"> пересчитывается как </w:t>
        </w:r>
      </w:ins>
      <m:oMath>
        <m:sSub>
          <m:sSubPr>
            <m:ctrlPr>
              <w:ins w:id="667" w:author="vesurkov" w:date="2026-10-07T07:56:00Z" w16du:dateUtc="2026-10-07T00:56:00Z">
                <w:rPr>
                  <w:rFonts w:ascii="Cambria Math" w:hAnsi="Cambria Math"/>
                  <w:i/>
                </w:rPr>
              </w:ins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  <m:r>
              <m:rPr>
                <m:sty m:val="p"/>
              </m:rPr>
              <w:rPr>
                <w:rFonts w:ascii="Cambria Math" w:hAnsi="Cambria Math"/>
                <w:rPrChange w:id="668" w:author="vesurkov" w:date="2026-10-07T09:05:00Z" w16du:dateUtc="2026-10-07T02:05:00Z">
                  <w:rPr>
                    <w:rFonts w:ascii="Cambria Math" w:hAnsi="Cambria Math"/>
                    <w:lang w:val="en-US"/>
                  </w:rPr>
                </w:rPrChange>
              </w:rPr>
              <m:t>⁡</m:t>
            </m:r>
            <m:r>
              <w:ins w:id="669" w:author="vesurkov" w:date="2026-10-07T07:56:00Z" w16du:dateUtc="2026-10-07T00:56:00Z">
                <w:rPr>
                  <w:rFonts w:ascii="Cambria Math" w:hAnsi="Cambria Math"/>
                  <w:rPrChange w:id="670" w:author="vesurkov" w:date="2026-10-07T09:05:00Z" w16du:dateUtc="2026-10-07T02:05:00Z">
                    <w:rPr>
                      <w:rFonts w:ascii="Cambria Math" w:hAnsi="Cambria Math"/>
                      <w:lang w:val="en-US"/>
                    </w:rPr>
                  </w:rPrChange>
                </w:rPr>
                <m:t>(50;</m:t>
              </w:ins>
            </m:r>
            <m:r>
              <w:ins w:id="671" w:author="vesurkov" w:date="2026-10-07T07:56:00Z" w16du:dateUtc="2026-10-07T00:56:00Z">
                <w:rPr>
                  <w:rFonts w:ascii="Cambria Math" w:hAnsi="Cambria Math"/>
                </w:rPr>
                <m:t>D</m:t>
              </w:ins>
            </m:r>
          </m:e>
          <m:sub>
            <m:r>
              <w:ins w:id="672" w:author="vesurkov" w:date="2026-10-07T07:56:00Z" w16du:dateUtc="2026-10-07T00:56:00Z">
                <w:rPr>
                  <w:rFonts w:ascii="Cambria Math" w:hAnsi="Cambria Math"/>
                </w:rPr>
                <m:t>2</m:t>
              </w:ins>
            </m:r>
          </m:sub>
        </m:sSub>
        <m:r>
          <w:ins w:id="673" w:author="vesurkov" w:date="2026-10-07T07:56:00Z" w16du:dateUtc="2026-10-07T00:56:00Z">
            <w:rPr>
              <w:rFonts w:ascii="Cambria Math" w:hAnsi="Cambria Math"/>
            </w:rPr>
            <m:t>+</m:t>
          </w:ins>
        </m:r>
        <m:r>
          <w:ins w:id="674" w:author="vesurkov" w:date="2026-10-07T07:56:00Z" w16du:dateUtc="2026-10-07T00:56:00Z">
            <w:rPr>
              <w:rFonts w:ascii="Cambria Math" w:hAnsi="Cambria Math"/>
              <w:rPrChange w:id="675" w:author="vesurkov" w:date="2026-10-07T09:05:00Z" w16du:dateUtc="2026-10-07T02:05:00Z">
                <w:rPr>
                  <w:rFonts w:ascii="Cambria Math" w:hAnsi="Cambria Math"/>
                  <w:lang w:val="en-US"/>
                </w:rPr>
              </w:rPrChange>
            </w:rPr>
            <m:t xml:space="preserve">8) </m:t>
          </w:ins>
        </m:r>
        <m:r>
          <w:ins w:id="676" w:author="vesurkov" w:date="2026-10-07T07:56:00Z" w16du:dateUtc="2026-10-07T00:56:00Z">
            <w:rPr>
              <w:rFonts w:ascii="Cambria Math" w:hAnsi="Cambria Math"/>
            </w:rPr>
            <m:t>мм</m:t>
          </w:ins>
        </m:r>
        <m:r>
          <w:ins w:id="677" w:author="vesurkov" w:date="2026-10-07T07:56:00Z" w16du:dateUtc="2026-10-07T00:56:00Z">
            <w:rPr>
              <w:rFonts w:ascii="Cambria Math" w:hAnsi="Cambria Math"/>
              <w:rPrChange w:id="678" w:author="vesurkov" w:date="2026-10-07T09:05:00Z" w16du:dateUtc="2026-10-07T02:05:00Z">
                <w:rPr>
                  <w:rFonts w:ascii="Cambria Math" w:hAnsi="Cambria Math"/>
                  <w:lang w:val="en-US"/>
                </w:rPr>
              </w:rPrChange>
            </w:rPr>
            <m:t>;</m:t>
          </w:ins>
        </m:r>
      </m:oMath>
    </w:p>
    <w:p w14:paraId="0FAD6DDE" w14:textId="778918C8" w:rsidR="00DD4DA8" w:rsidRPr="00DD4DA8" w:rsidRDefault="00600F27" w:rsidP="00813E1F">
      <w:pPr>
        <w:pStyle w:val="a4"/>
        <w:numPr>
          <w:ilvl w:val="0"/>
          <w:numId w:val="14"/>
        </w:numPr>
        <w:ind w:left="0" w:firstLine="709"/>
        <w:rPr>
          <w:ins w:id="679" w:author="vesurkov" w:date="2026-10-07T08:09:00Z" w16du:dateUtc="2026-10-07T01:09:00Z"/>
          <w:rPrChange w:id="680" w:author="vesurkov" w:date="2026-10-07T08:09:00Z" w16du:dateUtc="2026-10-07T01:09:00Z">
            <w:rPr>
              <w:ins w:id="681" w:author="vesurkov" w:date="2026-10-07T08:09:00Z" w16du:dateUtc="2026-10-07T01:09:00Z"/>
              <w:rFonts w:ascii="Cambria Math" w:hAnsi="Cambria Math"/>
              <w:i/>
              <w:lang w:val="en-US"/>
            </w:rPr>
          </w:rPrChange>
        </w:rPr>
        <w:pPrChange w:id="682" w:author="vesurkov" w:date="2026-10-07T08:12:00Z" w16du:dateUtc="2026-10-07T01:12:00Z">
          <w:pPr>
            <w:pStyle w:val="a4"/>
            <w:numPr>
              <w:numId w:val="14"/>
            </w:numPr>
            <w:ind w:left="1069" w:hanging="360"/>
          </w:pPr>
        </w:pPrChange>
      </w:pPr>
      <w:del w:id="683" w:author="vesurkov" w:date="2026-10-07T07:54:00Z" w16du:dateUtc="2026-10-07T00:54:00Z">
        <w:r w:rsidRPr="00600F27" w:rsidDel="00A950DE">
          <w:delText>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</w:delText>
        </w:r>
      </w:del>
      <w:r w:rsidRPr="00600F27">
        <w:t xml:space="preserve"> При </w:t>
      </w:r>
      <w:del w:id="684" w:author="vesurkov" w:date="2026-10-07T08:02:00Z" w16du:dateUtc="2026-10-07T01:02:00Z">
        <w:r w:rsidRPr="00600F27" w:rsidDel="00A950DE">
          <w:delText>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</w:delText>
        </w:r>
      </w:del>
      <w:ins w:id="685" w:author="vesurkov" w:date="2026-10-07T08:02:00Z" w16du:dateUtc="2026-10-07T01:02:00Z">
        <w:r w:rsidR="00A950DE">
          <w:t>изменении з</w:t>
        </w:r>
      </w:ins>
      <w:ins w:id="686" w:author="vesurkov" w:date="2026-10-07T08:06:00Z" w16du:dateUtc="2026-10-07T01:06:00Z">
        <w:r w:rsidR="00DD4DA8">
          <w:t xml:space="preserve">начения </w:t>
        </w:r>
      </w:ins>
      <m:oMath>
        <m:sSub>
          <m:sSubPr>
            <m:ctrlPr>
              <w:ins w:id="687" w:author="vesurkov" w:date="2026-10-07T08:06:00Z" w16du:dateUtc="2026-10-07T01:06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688" w:author="vesurkov" w:date="2026-10-07T08:06:00Z" w16du:dateUtc="2026-10-07T01:06:00Z">
                <w:rPr>
                  <w:rFonts w:ascii="Cambria Math" w:hAnsi="Cambria Math"/>
                </w:rPr>
                <m:t>D</m:t>
              </w:ins>
            </m:r>
          </m:e>
          <m:sub>
            <m:r>
              <w:ins w:id="689" w:author="vesurkov" w:date="2026-10-07T08:06:00Z" w16du:dateUtc="2026-10-07T01:06:00Z">
                <w:rPr>
                  <w:rFonts w:ascii="Cambria Math" w:hAnsi="Cambria Math"/>
                </w:rPr>
                <m:t>2</m:t>
              </w:ins>
            </m:r>
          </m:sub>
        </m:sSub>
      </m:oMath>
      <w:ins w:id="690" w:author="vesurkov" w:date="2026-10-07T08:07:00Z" w16du:dateUtc="2026-10-07T01:07:00Z">
        <w:r w:rsidR="00DD4DA8">
          <w:t xml:space="preserve"> верхняя граница выреза </w:t>
        </w:r>
        <w:r w:rsidR="00DD4DA8">
          <w:rPr>
            <w:lang w:val="en-US"/>
          </w:rPr>
          <w:t>d</w:t>
        </w:r>
        <w:r w:rsidR="00DD4DA8" w:rsidRPr="00DD4DA8">
          <w:rPr>
            <w:rPrChange w:id="691" w:author="vesurkov" w:date="2026-10-07T08:07:00Z" w16du:dateUtc="2026-10-07T01:07:00Z">
              <w:rPr>
                <w:lang w:val="en-US"/>
              </w:rPr>
            </w:rPrChange>
          </w:rPr>
          <w:t xml:space="preserve"> </w:t>
        </w:r>
        <w:r w:rsidR="00DD4DA8">
          <w:t>пересчитывается</w:t>
        </w:r>
      </w:ins>
      <w:ins w:id="692" w:author="vesurkov" w:date="2026-10-07T08:11:00Z" w16du:dateUtc="2026-10-07T01:11:00Z">
        <w:r w:rsidR="00813E1F" w:rsidRPr="00813E1F">
          <w:rPr>
            <w:rPrChange w:id="693" w:author="vesurkov" w:date="2026-10-07T08:11:00Z" w16du:dateUtc="2026-10-07T01:11:00Z">
              <w:rPr>
                <w:lang w:val="en-US"/>
              </w:rPr>
            </w:rPrChange>
          </w:rPr>
          <w:t xml:space="preserve"> </w:t>
        </w:r>
      </w:ins>
      <w:ins w:id="694" w:author="vesurkov" w:date="2026-10-07T08:07:00Z" w16du:dateUtc="2026-10-07T01:07:00Z">
        <w:r w:rsidR="00DD4DA8">
          <w:t>как</w:t>
        </w:r>
      </w:ins>
      <w:ins w:id="695" w:author="vesurkov" w:date="2026-10-07T08:11:00Z" w16du:dateUtc="2026-10-07T01:11:00Z">
        <w:r w:rsidR="00813E1F" w:rsidRPr="00813E1F">
          <w:rPr>
            <w:rPrChange w:id="696" w:author="vesurkov" w:date="2026-10-07T08:11:00Z" w16du:dateUtc="2026-10-07T01:11:00Z">
              <w:rPr>
                <w:lang w:val="en-US"/>
              </w:rPr>
            </w:rPrChange>
          </w:rPr>
          <w:t xml:space="preserve"> </w:t>
        </w:r>
      </w:ins>
      <w:ins w:id="697" w:author="vesurkov" w:date="2026-10-07T08:07:00Z" w16du:dateUtc="2026-10-07T01:07:00Z">
        <w:r w:rsidR="00DD4DA8">
          <w:rPr>
            <w:lang w:val="en-US"/>
          </w:rPr>
          <w:t>min</w:t>
        </w:r>
        <w:r w:rsidR="00DD4DA8" w:rsidRPr="00DD4DA8">
          <w:rPr>
            <w:rPrChange w:id="698" w:author="vesurkov" w:date="2026-10-07T08:07:00Z" w16du:dateUtc="2026-10-07T01:07:00Z">
              <w:rPr>
                <w:lang w:val="en-US"/>
              </w:rPr>
            </w:rPrChange>
          </w:rPr>
          <w:t>(60;</w:t>
        </w:r>
      </w:ins>
      <m:oMath>
        <m:sSub>
          <m:sSubPr>
            <m:ctrlPr>
              <w:ins w:id="699" w:author="vesurkov" w:date="2026-10-07T08:07:00Z" w16du:dateUtc="2026-10-07T01:07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700" w:author="vesurkov" w:date="2026-10-07T08:12:00Z" w16du:dateUtc="2026-10-07T01:12:00Z">
                <w:rPr>
                  <w:rFonts w:ascii="Cambria Math" w:hAnsi="Cambria Math"/>
                </w:rPr>
                <m:t xml:space="preserve"> </m:t>
              </w:ins>
            </m:r>
            <m:r>
              <w:ins w:id="701" w:author="vesurkov" w:date="2026-10-07T08:07:00Z" w16du:dateUtc="2026-10-07T01:07:00Z">
                <w:rPr>
                  <w:rFonts w:ascii="Cambria Math" w:hAnsi="Cambria Math"/>
                </w:rPr>
                <m:t>D</m:t>
              </w:ins>
            </m:r>
          </m:e>
          <m:sub>
            <m:r>
              <w:ins w:id="702" w:author="vesurkov" w:date="2026-10-07T08:07:00Z" w16du:dateUtc="2026-10-07T01:07:00Z">
                <w:rPr>
                  <w:rFonts w:ascii="Cambria Math" w:hAnsi="Cambria Math"/>
                </w:rPr>
                <m:t>2</m:t>
              </w:ins>
            </m:r>
          </m:sub>
        </m:sSub>
        <m:r>
          <w:ins w:id="703" w:author="vesurkov" w:date="2026-10-07T08:07:00Z" w16du:dateUtc="2026-10-07T01:07:00Z">
            <w:rPr>
              <w:rFonts w:ascii="Cambria Math" w:hAnsi="Cambria Math"/>
            </w:rPr>
            <m:t>-</m:t>
          </w:ins>
        </m:r>
        <m:r>
          <w:ins w:id="704" w:author="vesurkov" w:date="2026-10-07T08:07:00Z" w16du:dateUtc="2026-10-07T01:07:00Z">
            <w:rPr>
              <w:rFonts w:ascii="Cambria Math" w:hAnsi="Cambria Math"/>
              <w:rPrChange w:id="705" w:author="vesurkov" w:date="2026-10-07T08:07:00Z" w16du:dateUtc="2026-10-07T01:07:00Z">
                <w:rPr>
                  <w:rFonts w:ascii="Cambria Math" w:hAnsi="Cambria Math"/>
                  <w:lang w:val="en-US"/>
                </w:rPr>
              </w:rPrChange>
            </w:rPr>
            <m:t xml:space="preserve">10) </m:t>
          </w:ins>
        </m:r>
        <m:r>
          <w:ins w:id="706" w:author="vesurkov" w:date="2026-10-07T08:07:00Z" w16du:dateUtc="2026-10-07T01:07:00Z">
            <w:rPr>
              <w:rFonts w:ascii="Cambria Math" w:hAnsi="Cambria Math"/>
            </w:rPr>
            <m:t xml:space="preserve">мм. При изменении </m:t>
          </w:ins>
        </m:r>
        <m:r>
          <w:ins w:id="707" w:author="vesurkov" w:date="2026-10-07T08:07:00Z" w16du:dateUtc="2026-10-07T01:07:00Z">
            <w:rPr>
              <w:rFonts w:ascii="Cambria Math" w:hAnsi="Cambria Math"/>
              <w:lang w:val="en-US"/>
            </w:rPr>
            <m:t>d</m:t>
          </w:ins>
        </m:r>
        <m:r>
          <w:ins w:id="708" w:author="vesurkov" w:date="2026-10-07T08:07:00Z" w16du:dateUtc="2026-10-07T01:07:00Z">
            <w:rPr>
              <w:rFonts w:ascii="Cambria Math" w:hAnsi="Cambria Math"/>
              <w:rPrChange w:id="709" w:author="vesurkov" w:date="2026-10-07T08:07:00Z" w16du:dateUtc="2026-10-07T01:07:00Z">
                <w:rPr>
                  <w:rFonts w:ascii="Cambria Math" w:hAnsi="Cambria Math"/>
                  <w:lang w:val="en-US"/>
                </w:rPr>
              </w:rPrChange>
            </w:rPr>
            <m:t xml:space="preserve"> </m:t>
          </w:ins>
        </m:r>
        <m:r>
          <w:ins w:id="710" w:author="vesurkov" w:date="2026-10-07T08:07:00Z" w16du:dateUtc="2026-10-07T01:07:00Z">
            <w:rPr>
              <w:rFonts w:ascii="Cambria Math" w:hAnsi="Cambria Math"/>
            </w:rPr>
            <m:t xml:space="preserve">нижняя граница </m:t>
          </w:ins>
        </m:r>
        <m:sSub>
          <m:sSubPr>
            <m:ctrlPr>
              <w:ins w:id="711" w:author="vesurkov" w:date="2026-10-07T08:07:00Z" w16du:dateUtc="2026-10-07T01:07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712" w:author="vesurkov" w:date="2026-10-07T08:07:00Z" w16du:dateUtc="2026-10-07T01:07:00Z">
                <w:rPr>
                  <w:rFonts w:ascii="Cambria Math" w:hAnsi="Cambria Math"/>
                </w:rPr>
                <m:t>D</m:t>
              </w:ins>
            </m:r>
          </m:e>
          <m:sub>
            <m:r>
              <w:ins w:id="713" w:author="vesurkov" w:date="2026-10-07T08:07:00Z" w16du:dateUtc="2026-10-07T01:07:00Z">
                <w:rPr>
                  <w:rFonts w:ascii="Cambria Math" w:hAnsi="Cambria Math"/>
                </w:rPr>
                <m:t>2</m:t>
              </w:ins>
            </m:r>
          </m:sub>
        </m:sSub>
        <m:r>
          <w:ins w:id="714" w:author="vesurkov" w:date="2026-10-07T08:07:00Z" w16du:dateUtc="2026-10-07T01:07:00Z">
            <w:rPr>
              <w:rFonts w:ascii="Cambria Math" w:hAnsi="Cambria Math"/>
            </w:rPr>
            <m:t xml:space="preserve"> пе</m:t>
          </w:ins>
        </m:r>
        <m:r>
          <w:ins w:id="715" w:author="vesurkov" w:date="2026-10-07T08:08:00Z" w16du:dateUtc="2026-10-07T01:08:00Z">
            <w:rPr>
              <w:rFonts w:ascii="Cambria Math" w:hAnsi="Cambria Math"/>
            </w:rPr>
            <m:t xml:space="preserve">ресчитывается как </m:t>
          </w:ins>
        </m:r>
      </m:oMath>
      <w:r w:rsidRPr="00600F27">
        <w:t xml:space="preserve"> </w:t>
      </w:r>
      <w:commentRangeEnd w:id="623"/>
      <m:oMath>
        <m:r>
          <w:del w:id="716" w:author="vesurkov" w:date="2026-10-07T08:08:00Z" w16du:dateUtc="2026-10-07T01:08:00Z">
            <m:rPr>
              <m:sty m:val="p"/>
            </m:rPr>
            <w:rPr>
              <w:rStyle w:val="af9"/>
              <w:rFonts w:ascii="Cambria Math" w:hAnsi="Cambria Math"/>
              <w:sz w:val="28"/>
              <w:szCs w:val="28"/>
            </w:rPr>
            <w:commentReference w:id="623"/>
          </w:del>
        </m:r>
        <w:commentRangeEnd w:id="624"/>
        <m:r>
          <m:rPr>
            <m:sty m:val="p"/>
          </m:rPr>
          <w:rPr>
            <w:rStyle w:val="af9"/>
            <w:rFonts w:ascii="Cambria Math" w:hAnsi="Cambria Math"/>
            <w:sz w:val="28"/>
            <w:szCs w:val="28"/>
          </w:rPr>
          <w:commentReference w:id="624"/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ins w:id="717" w:author="vesurkov" w:date="2026-10-07T08:08:00Z" w16du:dateUtc="2026-10-07T01:08:00Z">
                    <w:rPr>
                      <w:rFonts w:ascii="Cambria Math" w:hAnsi="Cambria Math"/>
                      <w:i/>
                    </w:rPr>
                  </w:ins>
                </m:ctrlPr>
              </m:dPr>
              <m:e>
                <m:r>
                  <w:ins w:id="718" w:author="vesurkov" w:date="2026-10-07T08:08:00Z" w16du:dateUtc="2026-10-07T01:08:00Z">
                    <w:rPr>
                      <w:rFonts w:ascii="Cambria Math" w:hAnsi="Cambria Math"/>
                      <w:rPrChange w:id="719" w:author="vesurkov" w:date="2026-10-07T08:09:00Z" w16du:dateUtc="2026-10-07T01:09:00Z">
                        <w:rPr>
                          <w:rFonts w:ascii="Cambria Math" w:hAnsi="Cambria Math"/>
                          <w:lang w:val="en-US"/>
                        </w:rPr>
                      </w:rPrChange>
                    </w:rPr>
                    <m:t>40;</m:t>
                  </w:ins>
                </m:r>
                <m:r>
                  <w:ins w:id="720" w:author="vesurkov" w:date="2026-10-07T08:08:00Z" w16du:dateUtc="2026-10-07T01:08:00Z">
                    <w:rPr>
                      <w:rFonts w:ascii="Cambria Math" w:hAnsi="Cambria Math"/>
                      <w:lang w:val="en-US"/>
                    </w:rPr>
                    <m:t>d</m:t>
                  </w:ins>
                </m:r>
                <m:r>
                  <w:ins w:id="721" w:author="vesurkov" w:date="2026-10-07T08:08:00Z" w16du:dateUtc="2026-10-07T01:08:00Z">
                    <w:rPr>
                      <w:rFonts w:ascii="Cambria Math" w:hAnsi="Cambria Math"/>
                    </w:rPr>
                    <m:t>+</m:t>
                  </w:ins>
                </m:r>
                <m:r>
                  <w:ins w:id="722" w:author="vesurkov" w:date="2026-10-07T08:08:00Z" w16du:dateUtc="2026-10-07T01:08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723" w:author="vesurkov" w:date="2026-10-07T08:08:00Z" w16du:dateUtc="2026-10-07T01:08:00Z">
                    <w:rPr>
                      <w:rFonts w:ascii="Cambria Math" w:hAnsi="Cambria Math"/>
                      <w:rPrChange w:id="724" w:author="vesurkov" w:date="2026-10-07T08:09:00Z" w16du:dateUtc="2026-10-07T01:09:00Z">
                        <w:rPr>
                          <w:rFonts w:ascii="Cambria Math" w:hAnsi="Cambria Math"/>
                          <w:lang w:val="en-US"/>
                        </w:rPr>
                      </w:rPrChange>
                    </w:rPr>
                    <m:t>0</m:t>
                  </w:ins>
                </m:r>
              </m:e>
            </m:d>
          </m:e>
        </m:func>
        <m:r>
          <w:ins w:id="725" w:author="vesurkov" w:date="2026-10-07T08:08:00Z" w16du:dateUtc="2026-10-07T01:08:00Z">
            <w:rPr>
              <w:rFonts w:ascii="Cambria Math" w:hAnsi="Cambria Math"/>
            </w:rPr>
            <m:t>мм</m:t>
          </w:ins>
        </m:r>
        <m:r>
          <w:ins w:id="726" w:author="vesurkov" w:date="2026-10-07T08:09:00Z" w16du:dateUtc="2026-10-07T01:09:00Z">
            <w:rPr>
              <w:rFonts w:ascii="Cambria Math" w:hAnsi="Cambria Math"/>
            </w:rPr>
            <m:t>.</m:t>
          </w:ins>
        </m:r>
      </m:oMath>
    </w:p>
    <w:p w14:paraId="46E9E979" w14:textId="6B84D079" w:rsidR="00DD4DA8" w:rsidRPr="00DD4DA8" w:rsidRDefault="00DD4DA8" w:rsidP="00DD4DA8">
      <w:pPr>
        <w:ind w:firstLine="720"/>
        <w:rPr>
          <w:ins w:id="727" w:author="vesurkov" w:date="2026-10-07T08:08:00Z" w16du:dateUtc="2026-10-07T01:08:00Z"/>
        </w:rPr>
        <w:pPrChange w:id="728" w:author="vesurkov" w:date="2026-10-07T08:10:00Z" w16du:dateUtc="2026-10-07T01:10:00Z">
          <w:pPr>
            <w:pStyle w:val="a4"/>
            <w:numPr>
              <w:numId w:val="14"/>
            </w:numPr>
            <w:ind w:left="1069" w:hanging="360"/>
          </w:pPr>
        </w:pPrChange>
      </w:pPr>
      <w:ins w:id="729" w:author="vesurkov" w:date="2026-10-07T08:09:00Z" w16du:dateUtc="2026-10-07T01:09:00Z">
        <w:r w:rsidRPr="00DD4DA8">
          <w:rPr>
            <w:rPrChange w:id="730" w:author="vesurkov" w:date="2026-10-07T08:09:00Z" w16du:dateUtc="2026-10-07T01:09:00Z">
              <w:rPr>
                <w:lang w:val="en-US"/>
              </w:rPr>
            </w:rPrChange>
          </w:rPr>
          <w:t>Актуальные диапазоны должны отображаться в интерфейсе рядом с соответствующими полями ввода. Реализуемый плагин должен обеспечивать валидацию данных</w:t>
        </w:r>
      </w:ins>
      <w:ins w:id="731" w:author="vesurkov" w:date="2026-10-07T08:10:00Z" w16du:dateUtc="2026-10-07T01:10:00Z">
        <w:r w:rsidRPr="00DD4DA8">
          <w:rPr>
            <w:rPrChange w:id="732" w:author="vesurkov" w:date="2026-10-07T08:10:00Z" w16du:dateUtc="2026-10-07T01:10:00Z">
              <w:rPr>
                <w:lang w:val="en-US"/>
              </w:rPr>
            </w:rPrChange>
          </w:rPr>
          <w:t xml:space="preserve">. </w:t>
        </w:r>
      </w:ins>
      <w:ins w:id="733" w:author="vesurkov" w:date="2026-10-07T08:09:00Z" w16du:dateUtc="2026-10-07T01:09:00Z">
        <w:r w:rsidRPr="00DD4DA8">
          <w:rPr>
            <w:rPrChange w:id="734" w:author="vesurkov" w:date="2026-10-07T08:09:00Z" w16du:dateUtc="2026-10-07T01:09:00Z">
              <w:rPr>
                <w:lang w:val="en-US"/>
              </w:rPr>
            </w:rPrChange>
          </w:rPr>
          <w:t xml:space="preserve">При нажатии </w:t>
        </w:r>
      </w:ins>
      <w:ins w:id="735" w:author="vesurkov" w:date="2026-10-07T08:10:00Z" w16du:dateUtc="2026-10-07T01:10:00Z">
        <w:r w:rsidRPr="00DD4DA8">
          <w:rPr>
            <w:rPrChange w:id="736" w:author="vesurkov" w:date="2026-10-07T08:10:00Z" w16du:dateUtc="2026-10-07T01:10:00Z">
              <w:rPr>
                <w:lang w:val="en-US"/>
              </w:rPr>
            </w:rPrChange>
          </w:rPr>
          <w:t>“</w:t>
        </w:r>
      </w:ins>
      <w:ins w:id="737" w:author="vesurkov" w:date="2026-10-07T08:09:00Z" w16du:dateUtc="2026-10-07T01:09:00Z">
        <w:r w:rsidRPr="00DD4DA8">
          <w:rPr>
            <w:rPrChange w:id="738" w:author="vesurkov" w:date="2026-10-07T08:09:00Z" w16du:dateUtc="2026-10-07T01:09:00Z">
              <w:rPr>
                <w:lang w:val="en-US"/>
              </w:rPr>
            </w:rPrChange>
          </w:rPr>
          <w:t>Построить</w:t>
        </w:r>
      </w:ins>
      <w:ins w:id="739" w:author="vesurkov" w:date="2026-10-07T08:10:00Z" w16du:dateUtc="2026-10-07T01:10:00Z">
        <w:r w:rsidRPr="00DD4DA8">
          <w:rPr>
            <w:rPrChange w:id="740" w:author="vesurkov" w:date="2026-10-07T08:10:00Z" w16du:dateUtc="2026-10-07T01:10:00Z">
              <w:rPr>
                <w:lang w:val="en-US"/>
              </w:rPr>
            </w:rPrChange>
          </w:rPr>
          <w:t>”</w:t>
        </w:r>
      </w:ins>
      <w:ins w:id="741" w:author="vesurkov" w:date="2026-10-07T08:09:00Z" w16du:dateUtc="2026-10-07T01:09:00Z">
        <w:r w:rsidRPr="00DD4DA8">
          <w:rPr>
            <w:rPrChange w:id="742" w:author="vesurkov" w:date="2026-10-07T08:09:00Z" w16du:dateUtc="2026-10-07T01:09:00Z">
              <w:rPr>
                <w:lang w:val="en-US"/>
              </w:rPr>
            </w:rPrChange>
          </w:rPr>
          <w:t xml:space="preserve"> должна выполняться проверка: если хотя бы одно значение не удовлетворяет условиям, процесс построения блокируется и пользователю выводится информационное сообщение об ошибке.</w:t>
        </w:r>
      </w:ins>
    </w:p>
    <w:p w14:paraId="045B25C5" w14:textId="7E687684" w:rsidR="00600F27" w:rsidRDefault="00600F27" w:rsidP="00DD4DA8"/>
    <w:p w14:paraId="00000059" w14:textId="7DDEAEEA" w:rsidR="00A843E5" w:rsidRDefault="00000000" w:rsidP="001D6241">
      <w:pPr>
        <w:pStyle w:val="3"/>
        <w:numPr>
          <w:ilvl w:val="2"/>
          <w:numId w:val="15"/>
        </w:numPr>
        <w:ind w:left="0" w:firstLine="0"/>
        <w:jc w:val="center"/>
        <w:rPr>
          <w:ins w:id="743" w:author="vesurkov" w:date="2026-10-07T05:12:00Z" w16du:dateUtc="2026-10-06T22:12:00Z"/>
          <w:b w:val="0"/>
          <w:bCs w:val="0"/>
        </w:rPr>
        <w:pPrChange w:id="744" w:author="vesurkov" w:date="2026-10-07T09:12:00Z" w16du:dateUtc="2026-10-07T02:12:00Z">
          <w:pPr>
            <w:numPr>
              <w:ilvl w:val="2"/>
              <w:numId w:val="5"/>
            </w:numPr>
            <w:ind w:left="720" w:hanging="720"/>
            <w:jc w:val="center"/>
          </w:pPr>
        </w:pPrChange>
      </w:pPr>
      <w:bookmarkStart w:id="745" w:name="_Toc242260037"/>
      <w:r w:rsidRPr="001D6241">
        <w:t>Требования к численности и квалификации персонала системы</w:t>
      </w:r>
      <w:bookmarkEnd w:id="745"/>
    </w:p>
    <w:p w14:paraId="6E9952B0" w14:textId="77777777" w:rsidR="001069F2" w:rsidRPr="00826F92" w:rsidRDefault="001069F2" w:rsidP="001069F2">
      <w:pPr>
        <w:ind w:left="720" w:firstLine="0"/>
        <w:rPr>
          <w:b/>
          <w:bCs/>
          <w:rPrChange w:id="746" w:author="Слава Сурков" w:date="2026-09-23T11:42:00Z">
            <w:rPr/>
          </w:rPrChange>
        </w:rPr>
        <w:pPrChange w:id="747" w:author="vesurkov" w:date="2026-10-07T05:12:00Z" w16du:dateUtc="2026-10-06T22:12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5A" w14:textId="77777777" w:rsidR="00A843E5" w:rsidRDefault="00000000">
      <w:pPr>
        <w:ind w:left="720" w:firstLine="0"/>
        <w:rPr>
          <w:ins w:id="748" w:author="vesurkov" w:date="2026-10-07T08:30:00Z" w16du:dateUtc="2026-10-07T01:30:00Z"/>
        </w:rPr>
      </w:pPr>
      <w:r>
        <w:t>Дополнительные требования к численности и квалификации персонала системы не предъявляются.</w:t>
      </w:r>
    </w:p>
    <w:p w14:paraId="6A657875" w14:textId="77777777" w:rsidR="00F606EB" w:rsidRDefault="00F606EB">
      <w:pPr>
        <w:ind w:left="720" w:firstLine="0"/>
      </w:pPr>
    </w:p>
    <w:p w14:paraId="0000005B" w14:textId="28BD485F" w:rsidR="00A843E5" w:rsidRDefault="00000000" w:rsidP="001D6241">
      <w:pPr>
        <w:pStyle w:val="3"/>
        <w:numPr>
          <w:ilvl w:val="2"/>
          <w:numId w:val="15"/>
        </w:numPr>
        <w:ind w:left="0" w:firstLine="0"/>
        <w:jc w:val="center"/>
        <w:rPr>
          <w:ins w:id="749" w:author="vesurkov" w:date="2026-10-07T08:30:00Z" w16du:dateUtc="2026-10-07T01:30:00Z"/>
          <w:b w:val="0"/>
          <w:bCs w:val="0"/>
        </w:rPr>
        <w:pPrChange w:id="750" w:author="vesurkov" w:date="2026-10-07T09:12:00Z" w16du:dateUtc="2026-10-07T02:12:00Z">
          <w:pPr>
            <w:numPr>
              <w:ilvl w:val="2"/>
              <w:numId w:val="5"/>
            </w:numPr>
            <w:ind w:left="720" w:hanging="720"/>
            <w:jc w:val="center"/>
          </w:pPr>
        </w:pPrChange>
      </w:pPr>
      <w:bookmarkStart w:id="751" w:name="_Toc242260038"/>
      <w:r w:rsidRPr="001D6241">
        <w:t>Показатели назначения</w:t>
      </w:r>
      <w:bookmarkEnd w:id="751"/>
    </w:p>
    <w:p w14:paraId="00FD8B22" w14:textId="77777777" w:rsidR="00F606EB" w:rsidRPr="00826F92" w:rsidRDefault="00F606EB" w:rsidP="00F606EB">
      <w:pPr>
        <w:ind w:left="720" w:firstLine="0"/>
        <w:rPr>
          <w:b/>
          <w:bCs/>
          <w:rPrChange w:id="752" w:author="Слава Сурков" w:date="2026-09-23T11:42:00Z">
            <w:rPr/>
          </w:rPrChange>
        </w:rPr>
        <w:pPrChange w:id="753" w:author="vesurkov" w:date="2026-10-07T08:30:00Z" w16du:dateUtc="2026-10-07T01:30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5C" w14:textId="77777777" w:rsidR="00A843E5" w:rsidRDefault="00000000">
      <w:pPr>
        <w:ind w:left="720" w:firstLine="0"/>
      </w:pPr>
      <w:r>
        <w:t>Разработанная система должна обеспечивать следующие показатели назначения:</w:t>
      </w:r>
    </w:p>
    <w:p w14:paraId="0000005D" w14:textId="77777777" w:rsidR="00A843E5" w:rsidRDefault="00000000">
      <w:pPr>
        <w:numPr>
          <w:ilvl w:val="0"/>
          <w:numId w:val="3"/>
        </w:numPr>
      </w:pPr>
      <w:r>
        <w:t xml:space="preserve">Время построения детали при учете уже запущенной программы САПР не должно превышать </w:t>
      </w:r>
      <w:r>
        <w:rPr>
          <w:u w:val="single"/>
        </w:rPr>
        <w:t>одной</w:t>
      </w:r>
      <w:r>
        <w:t xml:space="preserve"> минуты;</w:t>
      </w:r>
    </w:p>
    <w:p w14:paraId="0000005E" w14:textId="77777777" w:rsidR="00A843E5" w:rsidRDefault="00000000">
      <w:pPr>
        <w:numPr>
          <w:ilvl w:val="0"/>
          <w:numId w:val="3"/>
        </w:numPr>
      </w:pPr>
      <w:r>
        <w:t>Система не должна позволять создавать детали с некорректно заданными параметрами (см. п. 3.1.1 “</w:t>
      </w:r>
      <w:r>
        <w:rPr>
          <w:b/>
          <w:bCs/>
          <w:i/>
          <w:iCs/>
        </w:rPr>
        <w:t>Изменяемые параметры для плагина</w:t>
      </w:r>
      <w:r>
        <w:t>”).</w:t>
      </w:r>
    </w:p>
    <w:p w14:paraId="0000005F" w14:textId="77777777" w:rsidR="00A843E5" w:rsidRDefault="00000000">
      <w:pPr>
        <w:numPr>
          <w:ilvl w:val="0"/>
          <w:numId w:val="3"/>
        </w:numPr>
        <w:rPr>
          <w:ins w:id="754" w:author="vesurkov" w:date="2026-10-07T08:31:00Z" w16du:dateUtc="2026-10-07T01:31:00Z"/>
        </w:rPr>
      </w:pPr>
      <w:r>
        <w:lastRenderedPageBreak/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BAED6B2" w14:textId="77777777" w:rsidR="00F606EB" w:rsidRDefault="00F606EB" w:rsidP="00F606EB">
      <w:pPr>
        <w:ind w:left="1440" w:firstLine="0"/>
        <w:pPrChange w:id="755" w:author="vesurkov" w:date="2026-10-07T08:31:00Z" w16du:dateUtc="2026-10-07T01:31:00Z">
          <w:pPr>
            <w:numPr>
              <w:numId w:val="3"/>
            </w:numPr>
            <w:ind w:left="1440" w:hanging="360"/>
          </w:pPr>
        </w:pPrChange>
      </w:pPr>
    </w:p>
    <w:p w14:paraId="00000060" w14:textId="1952EC37" w:rsidR="00A843E5" w:rsidRDefault="00000000" w:rsidP="001D6241">
      <w:pPr>
        <w:pStyle w:val="3"/>
        <w:numPr>
          <w:ilvl w:val="2"/>
          <w:numId w:val="15"/>
        </w:numPr>
        <w:ind w:left="0" w:firstLine="0"/>
        <w:jc w:val="center"/>
        <w:rPr>
          <w:ins w:id="756" w:author="vesurkov" w:date="2026-10-07T08:31:00Z" w16du:dateUtc="2026-10-07T01:31:00Z"/>
          <w:b w:val="0"/>
          <w:bCs w:val="0"/>
        </w:rPr>
        <w:pPrChange w:id="757" w:author="vesurkov" w:date="2026-10-07T09:13:00Z" w16du:dateUtc="2026-10-07T02:13:00Z">
          <w:pPr>
            <w:numPr>
              <w:ilvl w:val="2"/>
              <w:numId w:val="5"/>
            </w:numPr>
            <w:ind w:left="720" w:hanging="720"/>
          </w:pPr>
        </w:pPrChange>
      </w:pPr>
      <w:bookmarkStart w:id="758" w:name="_Toc242260039"/>
      <w:r w:rsidRPr="001D6241">
        <w:t>Требования к надежности</w:t>
      </w:r>
      <w:bookmarkEnd w:id="758"/>
    </w:p>
    <w:p w14:paraId="48B0D461" w14:textId="77777777" w:rsidR="00F606EB" w:rsidRPr="00826F92" w:rsidRDefault="00F606EB" w:rsidP="00F606EB">
      <w:pPr>
        <w:ind w:left="720" w:firstLine="0"/>
        <w:rPr>
          <w:b/>
          <w:bCs/>
          <w:rPrChange w:id="759" w:author="Слава Сурков" w:date="2026-09-23T11:42:00Z">
            <w:rPr/>
          </w:rPrChange>
        </w:rPr>
        <w:pPrChange w:id="760" w:author="vesurkov" w:date="2026-10-07T08:31:00Z" w16du:dateUtc="2026-10-07T01:31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61" w14:textId="77777777" w:rsidR="00A843E5" w:rsidRDefault="00000000">
      <w:pPr>
        <w:ind w:firstLine="720"/>
        <w:rPr>
          <w:ins w:id="761" w:author="vesurkov" w:date="2026-10-07T08:31:00Z" w16du:dateUtc="2026-10-07T01:31:00Z"/>
        </w:rPr>
      </w:pPr>
      <w:r>
        <w:t>Дополнительные требования к надежности не предъявляются.</w:t>
      </w:r>
    </w:p>
    <w:p w14:paraId="262A400F" w14:textId="77777777" w:rsidR="00F606EB" w:rsidRDefault="00F606EB">
      <w:pPr>
        <w:ind w:firstLine="720"/>
      </w:pPr>
    </w:p>
    <w:p w14:paraId="00000062" w14:textId="0D13E908" w:rsidR="00A843E5" w:rsidRDefault="00000000" w:rsidP="001D6241">
      <w:pPr>
        <w:pStyle w:val="3"/>
        <w:numPr>
          <w:ilvl w:val="2"/>
          <w:numId w:val="15"/>
        </w:numPr>
        <w:ind w:left="0" w:firstLine="0"/>
        <w:jc w:val="center"/>
        <w:rPr>
          <w:ins w:id="762" w:author="vesurkov" w:date="2026-10-07T08:31:00Z" w16du:dateUtc="2026-10-07T01:31:00Z"/>
          <w:b w:val="0"/>
          <w:bCs w:val="0"/>
        </w:rPr>
        <w:pPrChange w:id="763" w:author="vesurkov" w:date="2026-10-07T09:13:00Z" w16du:dateUtc="2026-10-07T02:13:00Z">
          <w:pPr>
            <w:numPr>
              <w:ilvl w:val="2"/>
              <w:numId w:val="5"/>
            </w:numPr>
            <w:ind w:left="720" w:hanging="720"/>
          </w:pPr>
        </w:pPrChange>
      </w:pPr>
      <w:bookmarkStart w:id="764" w:name="_Toc242260040"/>
      <w:r w:rsidRPr="001D6241">
        <w:t>Требования к безопасности</w:t>
      </w:r>
      <w:bookmarkEnd w:id="764"/>
    </w:p>
    <w:p w14:paraId="46CBFB6E" w14:textId="77777777" w:rsidR="00F606EB" w:rsidRPr="00826F92" w:rsidRDefault="00F606EB" w:rsidP="00F606EB">
      <w:pPr>
        <w:ind w:left="720" w:firstLine="0"/>
        <w:rPr>
          <w:b/>
          <w:bCs/>
          <w:rPrChange w:id="765" w:author="Слава Сурков" w:date="2026-09-23T11:43:00Z">
            <w:rPr/>
          </w:rPrChange>
        </w:rPr>
        <w:pPrChange w:id="766" w:author="vesurkov" w:date="2026-10-07T08:31:00Z" w16du:dateUtc="2026-10-07T01:31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63" w14:textId="5AF5BDC7" w:rsidR="00A843E5" w:rsidRDefault="00000000">
      <w:pPr>
        <w:ind w:firstLine="720"/>
        <w:rPr>
          <w:ins w:id="767" w:author="vesurkov" w:date="2026-10-07T08:31:00Z" w16du:dateUtc="2026-10-07T01:31:00Z"/>
        </w:rPr>
      </w:pPr>
      <w:r>
        <w:t>Дополнительные требования к безопасности плагина “</w:t>
      </w:r>
      <w:r w:rsidR="00600F27" w:rsidRPr="00600F27">
        <w:t xml:space="preserve"> Заглушка для проводов в столешнице</w:t>
      </w:r>
      <w:r>
        <w:t>” не предъявляются.</w:t>
      </w:r>
    </w:p>
    <w:p w14:paraId="32B35F1D" w14:textId="77777777" w:rsidR="00F606EB" w:rsidRDefault="00F606EB" w:rsidP="00F606EB">
      <w:pPr>
        <w:pPrChange w:id="768" w:author="vesurkov" w:date="2026-10-07T08:31:00Z" w16du:dateUtc="2026-10-07T01:31:00Z">
          <w:pPr>
            <w:ind w:firstLine="720"/>
          </w:pPr>
        </w:pPrChange>
      </w:pPr>
    </w:p>
    <w:p w14:paraId="00000064" w14:textId="0A742B4A" w:rsidR="00A843E5" w:rsidRDefault="00000000" w:rsidP="001D6241">
      <w:pPr>
        <w:pStyle w:val="3"/>
        <w:numPr>
          <w:ilvl w:val="2"/>
          <w:numId w:val="15"/>
        </w:numPr>
        <w:ind w:left="0" w:firstLine="0"/>
        <w:jc w:val="center"/>
        <w:rPr>
          <w:ins w:id="769" w:author="vesurkov" w:date="2026-10-07T08:31:00Z" w16du:dateUtc="2026-10-07T01:31:00Z"/>
          <w:b w:val="0"/>
          <w:bCs w:val="0"/>
        </w:rPr>
        <w:pPrChange w:id="770" w:author="vesurkov" w:date="2026-10-07T09:13:00Z" w16du:dateUtc="2026-10-07T02:13:00Z">
          <w:pPr>
            <w:numPr>
              <w:ilvl w:val="2"/>
              <w:numId w:val="5"/>
            </w:numPr>
            <w:ind w:left="720" w:hanging="720"/>
          </w:pPr>
        </w:pPrChange>
      </w:pPr>
      <w:bookmarkStart w:id="771" w:name="_Toc242260041"/>
      <w:r w:rsidRPr="001D6241">
        <w:t>Требования к эргономике и технической эстетике</w:t>
      </w:r>
      <w:bookmarkEnd w:id="771"/>
    </w:p>
    <w:p w14:paraId="2A7C9A15" w14:textId="77777777" w:rsidR="00F606EB" w:rsidRPr="00826F92" w:rsidRDefault="00F606EB" w:rsidP="00F606EB">
      <w:pPr>
        <w:ind w:left="720" w:firstLine="0"/>
        <w:rPr>
          <w:b/>
          <w:bCs/>
          <w:rPrChange w:id="772" w:author="Слава Сурков" w:date="2026-09-23T11:43:00Z">
            <w:rPr/>
          </w:rPrChange>
        </w:rPr>
        <w:pPrChange w:id="773" w:author="vesurkov" w:date="2026-10-07T08:31:00Z" w16du:dateUtc="2026-10-07T01:31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65" w14:textId="25737FAC" w:rsidR="00A843E5" w:rsidRDefault="00000000">
      <w:pPr>
        <w:ind w:firstLine="720"/>
      </w:pPr>
      <w:r>
        <w:t xml:space="preserve">Пользовательские интерфейсы </w:t>
      </w:r>
      <w:r w:rsidR="00600F27">
        <w:t>для всех подсистем,</w:t>
      </w:r>
      <w:r>
        <w:t xml:space="preserve"> разработанных в рамках создания системы должны быть выполнены в виде desktop-интерфейсов с помощью фреймворков WindowsForms, WPF или аналогичных им, позволяющих создавать пользовательские интерфейсы для ОС Windows 10 и выше.</w:t>
      </w:r>
    </w:p>
    <w:p w14:paraId="00000066" w14:textId="77777777" w:rsidR="00A843E5" w:rsidRDefault="00000000" w:rsidP="00030DD5">
      <w:pPr>
        <w:ind w:firstLine="720"/>
      </w:pPr>
      <w:r>
        <w:t>Интерфейсы должны быть адаптированы под минимальную высоту экрана 1080 пикселя и ширину экрана 1920.</w:t>
      </w:r>
    </w:p>
    <w:p w14:paraId="00000067" w14:textId="77777777" w:rsidR="00A843E5" w:rsidRDefault="00000000" w:rsidP="00030DD5">
      <w:pPr>
        <w:ind w:firstLine="720"/>
        <w:rPr>
          <w:ins w:id="774" w:author="vesurkov" w:date="2026-10-07T08:31:00Z" w16du:dateUtc="2026-10-07T01:31:00Z"/>
        </w:rPr>
      </w:pPr>
      <w:r>
        <w:t>Элементы интерфейса должны отвечать рекомендациям по верстке интерфейсов desktop-приложений указанным в источнике [1].</w:t>
      </w:r>
    </w:p>
    <w:p w14:paraId="4BF11D68" w14:textId="77777777" w:rsidR="00F606EB" w:rsidRDefault="00F606EB" w:rsidP="00030DD5">
      <w:pPr>
        <w:ind w:firstLine="720"/>
      </w:pPr>
    </w:p>
    <w:p w14:paraId="00000068" w14:textId="6C73E0B9" w:rsidR="00A843E5" w:rsidRDefault="00000000" w:rsidP="001D6241">
      <w:pPr>
        <w:pStyle w:val="3"/>
        <w:numPr>
          <w:ilvl w:val="2"/>
          <w:numId w:val="15"/>
        </w:numPr>
        <w:ind w:left="0" w:firstLine="0"/>
        <w:jc w:val="center"/>
        <w:rPr>
          <w:ins w:id="775" w:author="vesurkov" w:date="2026-10-07T08:31:00Z" w16du:dateUtc="2026-10-07T01:31:00Z"/>
          <w:b w:val="0"/>
          <w:bCs w:val="0"/>
        </w:rPr>
        <w:pPrChange w:id="776" w:author="vesurkov" w:date="2026-10-07T09:14:00Z" w16du:dateUtc="2026-10-07T02:14:00Z">
          <w:pPr>
            <w:numPr>
              <w:ilvl w:val="2"/>
              <w:numId w:val="5"/>
            </w:numPr>
            <w:ind w:left="720" w:hanging="720"/>
          </w:pPr>
        </w:pPrChange>
      </w:pPr>
      <w:bookmarkStart w:id="777" w:name="_Toc242260042"/>
      <w:r w:rsidRPr="001D6241">
        <w:t>Требования к эксплуатации, техническому обслуживанию, ремонту и хранению компонентов системы</w:t>
      </w:r>
      <w:bookmarkEnd w:id="777"/>
    </w:p>
    <w:p w14:paraId="541B9ECE" w14:textId="77777777" w:rsidR="00F606EB" w:rsidRDefault="00F606EB" w:rsidP="00F606EB">
      <w:pPr>
        <w:ind w:left="720" w:firstLine="0"/>
        <w:rPr>
          <w:ins w:id="778" w:author="vesurkov" w:date="2026-10-07T08:31:00Z" w16du:dateUtc="2026-10-07T01:31:00Z"/>
          <w:b/>
          <w:bCs/>
        </w:rPr>
      </w:pPr>
    </w:p>
    <w:p w14:paraId="554BBDEF" w14:textId="77777777" w:rsidR="00F606EB" w:rsidRPr="00826F92" w:rsidRDefault="00F606EB" w:rsidP="00F606EB">
      <w:pPr>
        <w:ind w:left="720" w:firstLine="0"/>
        <w:rPr>
          <w:b/>
          <w:bCs/>
          <w:rPrChange w:id="779" w:author="Слава Сурков" w:date="2026-09-23T11:43:00Z">
            <w:rPr/>
          </w:rPrChange>
        </w:rPr>
        <w:pPrChange w:id="780" w:author="vesurkov" w:date="2026-10-07T08:31:00Z" w16du:dateUtc="2026-10-07T01:31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69" w14:textId="77777777" w:rsidR="00A843E5" w:rsidRDefault="00000000">
      <w:pPr>
        <w:ind w:firstLine="720"/>
        <w:rPr>
          <w:ins w:id="781" w:author="vesurkov" w:date="2026-10-07T08:31:00Z" w16du:dateUtc="2026-10-07T01:31:00Z"/>
        </w:rPr>
      </w:pPr>
      <w:r>
        <w:lastRenderedPageBreak/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5654A00B" w14:textId="77777777" w:rsidR="00F606EB" w:rsidRDefault="00F606EB">
      <w:pPr>
        <w:ind w:firstLine="720"/>
      </w:pPr>
    </w:p>
    <w:p w14:paraId="0000006A" w14:textId="58D0B25B" w:rsidR="00A843E5" w:rsidRDefault="00000000" w:rsidP="001D6241">
      <w:pPr>
        <w:pStyle w:val="3"/>
        <w:numPr>
          <w:ilvl w:val="2"/>
          <w:numId w:val="15"/>
        </w:numPr>
        <w:ind w:left="0" w:firstLine="0"/>
        <w:jc w:val="center"/>
        <w:rPr>
          <w:ins w:id="782" w:author="vesurkov" w:date="2026-10-07T08:32:00Z" w16du:dateUtc="2026-10-07T01:32:00Z"/>
          <w:b w:val="0"/>
          <w:bCs w:val="0"/>
        </w:rPr>
        <w:pPrChange w:id="783" w:author="vesurkov" w:date="2026-10-07T09:14:00Z" w16du:dateUtc="2026-10-07T02:14:00Z">
          <w:pPr>
            <w:numPr>
              <w:ilvl w:val="2"/>
              <w:numId w:val="5"/>
            </w:numPr>
            <w:ind w:left="720" w:hanging="720"/>
          </w:pPr>
        </w:pPrChange>
      </w:pPr>
      <w:bookmarkStart w:id="784" w:name="_Toc242260043"/>
      <w:r w:rsidRPr="001D6241">
        <w:t>Требования к защите информации от несанкционированного доступа</w:t>
      </w:r>
      <w:bookmarkEnd w:id="784"/>
    </w:p>
    <w:p w14:paraId="6BCE4CE4" w14:textId="77777777" w:rsidR="00F606EB" w:rsidRPr="00826F92" w:rsidRDefault="00F606EB" w:rsidP="00F606EB">
      <w:pPr>
        <w:ind w:left="720" w:firstLine="0"/>
        <w:rPr>
          <w:b/>
          <w:bCs/>
          <w:rPrChange w:id="785" w:author="Слава Сурков" w:date="2026-09-23T11:43:00Z">
            <w:rPr/>
          </w:rPrChange>
        </w:rPr>
        <w:pPrChange w:id="786" w:author="vesurkov" w:date="2026-10-07T08:32:00Z" w16du:dateUtc="2026-10-07T01:32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6B" w14:textId="77777777" w:rsidR="00A843E5" w:rsidRDefault="00000000">
      <w:pPr>
        <w:ind w:firstLine="720"/>
        <w:rPr>
          <w:ins w:id="787" w:author="vesurkov" w:date="2026-10-07T08:32:00Z" w16du:dateUtc="2026-10-07T01:32:00Z"/>
        </w:rPr>
      </w:pPr>
      <w:r>
        <w:t>Дополнительные требования к защите информации от несанкционированного доступа не предъявляются.</w:t>
      </w:r>
    </w:p>
    <w:p w14:paraId="6EAFDC1B" w14:textId="77777777" w:rsidR="00F606EB" w:rsidRDefault="00F606EB">
      <w:pPr>
        <w:ind w:firstLine="720"/>
      </w:pPr>
    </w:p>
    <w:p w14:paraId="0000006C" w14:textId="06A00A8C" w:rsidR="00A843E5" w:rsidRDefault="00000000" w:rsidP="001D6241">
      <w:pPr>
        <w:pStyle w:val="3"/>
        <w:numPr>
          <w:ilvl w:val="2"/>
          <w:numId w:val="15"/>
        </w:numPr>
        <w:ind w:left="0" w:firstLine="0"/>
        <w:jc w:val="center"/>
        <w:rPr>
          <w:ins w:id="788" w:author="vesurkov" w:date="2026-10-07T08:32:00Z" w16du:dateUtc="2026-10-07T01:32:00Z"/>
          <w:b w:val="0"/>
          <w:bCs w:val="0"/>
        </w:rPr>
        <w:pPrChange w:id="789" w:author="vesurkov" w:date="2026-10-07T09:14:00Z" w16du:dateUtc="2026-10-07T02:14:00Z">
          <w:pPr>
            <w:numPr>
              <w:ilvl w:val="2"/>
              <w:numId w:val="5"/>
            </w:numPr>
            <w:ind w:left="720" w:hanging="720"/>
          </w:pPr>
        </w:pPrChange>
      </w:pPr>
      <w:bookmarkStart w:id="790" w:name="_Toc242260044"/>
      <w:r w:rsidRPr="001D6241">
        <w:t>Требования по сохранности информации при авариях</w:t>
      </w:r>
      <w:bookmarkEnd w:id="790"/>
    </w:p>
    <w:p w14:paraId="036634F6" w14:textId="77777777" w:rsidR="00F606EB" w:rsidRPr="00826F92" w:rsidRDefault="00F606EB" w:rsidP="00F606EB">
      <w:pPr>
        <w:ind w:left="720" w:firstLine="0"/>
        <w:rPr>
          <w:b/>
          <w:bCs/>
          <w:rPrChange w:id="791" w:author="Слава Сурков" w:date="2026-09-23T11:43:00Z">
            <w:rPr/>
          </w:rPrChange>
        </w:rPr>
        <w:pPrChange w:id="792" w:author="vesurkov" w:date="2026-10-07T08:32:00Z" w16du:dateUtc="2026-10-07T01:32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6D" w14:textId="77777777" w:rsidR="00A843E5" w:rsidRDefault="00000000">
      <w:pPr>
        <w:ind w:firstLine="720"/>
        <w:rPr>
          <w:ins w:id="793" w:author="vesurkov" w:date="2026-10-07T08:32:00Z" w16du:dateUtc="2026-10-07T01:32:00Z"/>
        </w:rPr>
      </w:pPr>
      <w:r>
        <w:t>Дополнительные требования по сохранности информации при авариях не предъявляются.</w:t>
      </w:r>
    </w:p>
    <w:p w14:paraId="28548AF1" w14:textId="77777777" w:rsidR="00F606EB" w:rsidRDefault="00F606EB">
      <w:pPr>
        <w:ind w:firstLine="720"/>
      </w:pPr>
    </w:p>
    <w:p w14:paraId="0000006E" w14:textId="176FBECB" w:rsidR="00A843E5" w:rsidRDefault="00000000" w:rsidP="001D6241">
      <w:pPr>
        <w:pStyle w:val="3"/>
        <w:numPr>
          <w:ilvl w:val="2"/>
          <w:numId w:val="15"/>
        </w:numPr>
        <w:ind w:left="0" w:firstLine="0"/>
        <w:jc w:val="center"/>
        <w:rPr>
          <w:ins w:id="794" w:author="vesurkov" w:date="2026-10-07T08:32:00Z" w16du:dateUtc="2026-10-07T01:32:00Z"/>
          <w:b w:val="0"/>
          <w:bCs w:val="0"/>
        </w:rPr>
        <w:pPrChange w:id="795" w:author="vesurkov" w:date="2026-10-07T09:16:00Z" w16du:dateUtc="2026-10-07T02:16:00Z">
          <w:pPr>
            <w:numPr>
              <w:ilvl w:val="2"/>
              <w:numId w:val="5"/>
            </w:numPr>
            <w:ind w:left="720" w:hanging="720"/>
          </w:pPr>
        </w:pPrChange>
      </w:pPr>
      <w:bookmarkStart w:id="796" w:name="_Toc242260045"/>
      <w:r w:rsidRPr="001D6241">
        <w:t>Требования к защите от влияния внешних воздействий</w:t>
      </w:r>
      <w:bookmarkEnd w:id="796"/>
    </w:p>
    <w:p w14:paraId="72CC2CFF" w14:textId="77777777" w:rsidR="00F606EB" w:rsidRPr="00826F92" w:rsidRDefault="00F606EB" w:rsidP="00F606EB">
      <w:pPr>
        <w:ind w:left="720" w:firstLine="0"/>
        <w:rPr>
          <w:b/>
          <w:bCs/>
          <w:rPrChange w:id="797" w:author="Слава Сурков" w:date="2026-09-23T11:43:00Z">
            <w:rPr/>
          </w:rPrChange>
        </w:rPr>
        <w:pPrChange w:id="798" w:author="vesurkov" w:date="2026-10-07T08:32:00Z" w16du:dateUtc="2026-10-07T01:32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6F" w14:textId="77777777" w:rsidR="00A843E5" w:rsidRDefault="00000000">
      <w:pPr>
        <w:ind w:firstLine="720"/>
        <w:rPr>
          <w:ins w:id="799" w:author="vesurkov" w:date="2026-10-07T08:32:00Z" w16du:dateUtc="2026-10-07T01:32:00Z"/>
        </w:rPr>
      </w:pPr>
      <w:r>
        <w:t>Дополнительные требования к защите от влияния внешних воздействий не предъявляются.</w:t>
      </w:r>
    </w:p>
    <w:p w14:paraId="6730D99D" w14:textId="77777777" w:rsidR="00F606EB" w:rsidRDefault="00F606EB">
      <w:pPr>
        <w:ind w:firstLine="720"/>
      </w:pPr>
    </w:p>
    <w:p w14:paraId="00000070" w14:textId="45BD981F" w:rsidR="00A843E5" w:rsidRDefault="00000000" w:rsidP="001D6241">
      <w:pPr>
        <w:pStyle w:val="3"/>
        <w:numPr>
          <w:ilvl w:val="2"/>
          <w:numId w:val="15"/>
        </w:numPr>
        <w:ind w:left="0" w:firstLine="0"/>
        <w:jc w:val="center"/>
        <w:rPr>
          <w:ins w:id="800" w:author="vesurkov" w:date="2026-10-07T08:32:00Z" w16du:dateUtc="2026-10-07T01:32:00Z"/>
          <w:b w:val="0"/>
          <w:bCs w:val="0"/>
        </w:rPr>
        <w:pPrChange w:id="801" w:author="vesurkov" w:date="2026-10-07T09:17:00Z" w16du:dateUtc="2026-10-07T02:17:00Z">
          <w:pPr>
            <w:numPr>
              <w:ilvl w:val="2"/>
              <w:numId w:val="5"/>
            </w:numPr>
            <w:ind w:left="720" w:hanging="720"/>
          </w:pPr>
        </w:pPrChange>
      </w:pPr>
      <w:bookmarkStart w:id="802" w:name="_Toc242260046"/>
      <w:r w:rsidRPr="001D6241">
        <w:t>Требования к патентной чистоте</w:t>
      </w:r>
      <w:bookmarkEnd w:id="802"/>
    </w:p>
    <w:p w14:paraId="0A8D128B" w14:textId="77777777" w:rsidR="00F606EB" w:rsidRPr="00826F92" w:rsidRDefault="00F606EB" w:rsidP="00F606EB">
      <w:pPr>
        <w:ind w:left="720" w:firstLine="0"/>
        <w:rPr>
          <w:b/>
          <w:bCs/>
          <w:rPrChange w:id="803" w:author="Слава Сурков" w:date="2026-09-23T11:43:00Z">
            <w:rPr/>
          </w:rPrChange>
        </w:rPr>
        <w:pPrChange w:id="804" w:author="vesurkov" w:date="2026-10-07T08:32:00Z" w16du:dateUtc="2026-10-07T01:32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71" w14:textId="77777777" w:rsidR="00A843E5" w:rsidRDefault="00000000">
      <w:pPr>
        <w:ind w:firstLine="720"/>
        <w:rPr>
          <w:ins w:id="805" w:author="vesurkov" w:date="2026-10-07T08:32:00Z" w16du:dateUtc="2026-10-07T01:32:00Z"/>
        </w:rPr>
      </w:pPr>
      <w:r>
        <w:t>Дополнительные требования к патентной чистоте не предъявляются.</w:t>
      </w:r>
    </w:p>
    <w:p w14:paraId="57D9C59C" w14:textId="77777777" w:rsidR="00F606EB" w:rsidRDefault="00F606EB">
      <w:pPr>
        <w:ind w:firstLine="720"/>
      </w:pPr>
    </w:p>
    <w:p w14:paraId="00000072" w14:textId="20D4DC62" w:rsidR="00A843E5" w:rsidRDefault="00000000" w:rsidP="001D6241">
      <w:pPr>
        <w:pStyle w:val="3"/>
        <w:numPr>
          <w:ilvl w:val="2"/>
          <w:numId w:val="15"/>
        </w:numPr>
        <w:ind w:left="0" w:firstLine="0"/>
        <w:jc w:val="center"/>
        <w:rPr>
          <w:ins w:id="806" w:author="vesurkov" w:date="2026-10-07T08:32:00Z" w16du:dateUtc="2026-10-07T01:32:00Z"/>
          <w:b w:val="0"/>
          <w:bCs w:val="0"/>
        </w:rPr>
        <w:pPrChange w:id="807" w:author="vesurkov" w:date="2026-10-07T09:17:00Z" w16du:dateUtc="2026-10-07T02:17:00Z">
          <w:pPr>
            <w:numPr>
              <w:ilvl w:val="2"/>
              <w:numId w:val="5"/>
            </w:numPr>
            <w:ind w:left="720" w:hanging="720"/>
          </w:pPr>
        </w:pPrChange>
      </w:pPr>
      <w:bookmarkStart w:id="808" w:name="_Toc242260047"/>
      <w:r w:rsidRPr="001D6241">
        <w:t>Требования по стандартизации и унификации</w:t>
      </w:r>
      <w:bookmarkEnd w:id="808"/>
    </w:p>
    <w:p w14:paraId="37C84876" w14:textId="77777777" w:rsidR="00F606EB" w:rsidRPr="00826F92" w:rsidRDefault="00F606EB" w:rsidP="00F606EB">
      <w:pPr>
        <w:ind w:left="720" w:firstLine="0"/>
        <w:rPr>
          <w:b/>
          <w:bCs/>
          <w:rPrChange w:id="809" w:author="Слава Сурков" w:date="2026-09-23T11:43:00Z">
            <w:rPr/>
          </w:rPrChange>
        </w:rPr>
        <w:pPrChange w:id="810" w:author="vesurkov" w:date="2026-10-07T08:32:00Z" w16du:dateUtc="2026-10-07T01:32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73" w14:textId="77777777" w:rsidR="00A843E5" w:rsidRDefault="00000000">
      <w: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00000074" w14:textId="77777777" w:rsidR="00A843E5" w:rsidRDefault="00000000" w:rsidP="001D6241">
      <w:pPr>
        <w:pStyle w:val="2"/>
        <w:numPr>
          <w:ilvl w:val="1"/>
          <w:numId w:val="15"/>
        </w:numPr>
        <w:ind w:left="0" w:firstLine="0"/>
        <w:jc w:val="center"/>
        <w:pPrChange w:id="811" w:author="vesurkov" w:date="2026-10-07T09:11:00Z" w16du:dateUtc="2026-10-07T02:11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</w:pPr>
        </w:pPrChange>
      </w:pPr>
      <w:bookmarkStart w:id="812" w:name="_Toc242260048"/>
      <w:r>
        <w:lastRenderedPageBreak/>
        <w:t>Требования к функциям (задачам), выполняемым АС</w:t>
      </w:r>
      <w:bookmarkEnd w:id="812"/>
    </w:p>
    <w:p w14:paraId="00000075" w14:textId="56EB6B03" w:rsidR="00A843E5" w:rsidRDefault="00000000" w:rsidP="001D6241">
      <w:pPr>
        <w:pStyle w:val="3"/>
        <w:numPr>
          <w:ilvl w:val="2"/>
          <w:numId w:val="16"/>
        </w:numPr>
        <w:ind w:left="0" w:firstLine="0"/>
        <w:jc w:val="center"/>
        <w:rPr>
          <w:ins w:id="813" w:author="vesurkov" w:date="2026-10-07T08:33:00Z" w16du:dateUtc="2026-10-07T01:33:00Z"/>
          <w:b w:val="0"/>
          <w:bCs w:val="0"/>
        </w:rPr>
        <w:pPrChange w:id="814" w:author="vesurkov" w:date="2026-10-07T09:18:00Z" w16du:dateUtc="2026-10-07T02:18:00Z">
          <w:pPr>
            <w:numPr>
              <w:ilvl w:val="2"/>
              <w:numId w:val="5"/>
            </w:numPr>
            <w:ind w:left="720" w:hanging="720"/>
          </w:pPr>
        </w:pPrChange>
      </w:pPr>
      <w:bookmarkStart w:id="815" w:name="_Toc242260049"/>
      <w:r w:rsidRPr="001D6241">
        <w:t>Перечень функций, задач или их комплексов</w:t>
      </w:r>
      <w:bookmarkEnd w:id="815"/>
    </w:p>
    <w:p w14:paraId="0BBAAAE5" w14:textId="77777777" w:rsidR="00F606EB" w:rsidRPr="00826F92" w:rsidRDefault="00F606EB" w:rsidP="00F606EB">
      <w:pPr>
        <w:ind w:left="720" w:firstLine="0"/>
        <w:rPr>
          <w:b/>
          <w:bCs/>
          <w:rPrChange w:id="816" w:author="Слава Сурков" w:date="2026-09-23T11:43:00Z">
            <w:rPr/>
          </w:rPrChange>
        </w:rPr>
        <w:pPrChange w:id="817" w:author="vesurkov" w:date="2026-10-07T08:33:00Z" w16du:dateUtc="2026-10-07T01:33:00Z">
          <w:pPr>
            <w:numPr>
              <w:ilvl w:val="2"/>
              <w:numId w:val="5"/>
            </w:numPr>
            <w:ind w:left="720" w:hanging="720"/>
          </w:pPr>
        </w:pPrChange>
      </w:pPr>
    </w:p>
    <w:p w14:paraId="2E6C5CC0" w14:textId="6E138519" w:rsidR="008E11E2" w:rsidRPr="008E11E2" w:rsidRDefault="008E11E2">
      <w:pPr>
        <w:ind w:left="578"/>
        <w:pPrChange w:id="818" w:author="vesurkov" w:date="2026-09-23T08:54:00Z">
          <w:pPr>
            <w:ind w:left="576" w:firstLine="0"/>
          </w:pPr>
        </w:pPrChange>
      </w:pPr>
      <w:commentRangeStart w:id="819"/>
      <w:commentRangeStart w:id="820"/>
      <w:r w:rsidRPr="008E11E2">
        <w:t xml:space="preserve">Заглушка для проводов в столешнице </w:t>
      </w:r>
      <w:ins w:id="821" w:author="vesurkov" w:date="2026-09-23T08:52:00Z">
        <w:r w:rsidR="00015611" w:rsidRPr="009F08C3">
          <w:t>—</w:t>
        </w:r>
      </w:ins>
      <w:commentRangeStart w:id="822"/>
      <w:del w:id="823" w:author="vesurkov" w:date="2026-09-23T08:52:00Z">
        <w:r w:rsidR="003D090E" w:rsidRPr="003D090E" w:rsidDel="00015611">
          <w:delText>-</w:delText>
        </w:r>
      </w:del>
      <w:commentRangeEnd w:id="822"/>
      <w:r w:rsidR="006473BF" w:rsidRPr="008E11E2">
        <w:rPr>
          <w:rStyle w:val="af9"/>
          <w:sz w:val="28"/>
          <w:szCs w:val="28"/>
        </w:rPr>
        <w:commentReference w:id="822"/>
      </w:r>
      <w:r w:rsidRPr="008E11E2">
        <w:t xml:space="preserve"> элемент мебельной фурнитуры, устанавливаемый в сквозное монтажное отверстие стола для вывода и упорядочивания кабелей офисной техники, а также защиты изоляции от повреждения о края столешницы.</w:t>
      </w:r>
    </w:p>
    <w:p w14:paraId="00000078" w14:textId="4E4E281D" w:rsidR="00A843E5" w:rsidRPr="00D22373" w:rsidRDefault="008E11E2">
      <w:pPr>
        <w:ind w:left="578"/>
        <w:pPrChange w:id="824" w:author="vesurkov" w:date="2026-09-23T08:54:00Z">
          <w:pPr>
            <w:ind w:left="576" w:firstLine="0"/>
          </w:pPr>
        </w:pPrChange>
      </w:pPr>
      <w:r w:rsidRPr="008E11E2"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</w:t>
      </w:r>
      <w:r w:rsidR="003D090E" w:rsidRPr="003D090E">
        <w:t>“</w:t>
      </w:r>
      <w:r w:rsidRPr="008E11E2">
        <w:t>КОМПАС-3D</w:t>
      </w:r>
      <w:r w:rsidR="003D090E" w:rsidRPr="003D090E">
        <w:t>”</w:t>
      </w:r>
      <w:r w:rsidRPr="008E11E2">
        <w:t xml:space="preserve">, производящая построение модели заглушки по заданным параметрам. </w:t>
      </w:r>
      <w:bookmarkStart w:id="825" w:name="_heading=h.8tdtwvsvc6fg" w:colFirst="0" w:colLast="0"/>
      <w:bookmarkEnd w:id="825"/>
      <w:commentRangeEnd w:id="819"/>
      <w:r w:rsidR="006473BF" w:rsidRPr="00D22373">
        <w:rPr>
          <w:rStyle w:val="af9"/>
          <w:sz w:val="28"/>
          <w:szCs w:val="28"/>
        </w:rPr>
        <w:commentReference w:id="819"/>
      </w:r>
      <w:commentRangeEnd w:id="820"/>
      <w:r w:rsidR="001069F2" w:rsidRPr="00D22373">
        <w:rPr>
          <w:rStyle w:val="af9"/>
          <w:sz w:val="28"/>
          <w:szCs w:val="28"/>
        </w:rPr>
        <w:commentReference w:id="820"/>
      </w:r>
    </w:p>
    <w:p w14:paraId="00000079" w14:textId="77777777" w:rsidR="00A843E5" w:rsidRDefault="00A843E5"/>
    <w:p w14:paraId="0000007A" w14:textId="77777777" w:rsidR="00A843E5" w:rsidRDefault="00000000" w:rsidP="001D6241">
      <w:pPr>
        <w:pStyle w:val="2"/>
        <w:numPr>
          <w:ilvl w:val="1"/>
          <w:numId w:val="16"/>
        </w:numPr>
        <w:ind w:left="0" w:firstLine="0"/>
        <w:jc w:val="center"/>
        <w:pPrChange w:id="826" w:author="vesurkov" w:date="2026-10-07T09:18:00Z" w16du:dateUtc="2026-10-07T02:18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bookmarkStart w:id="827" w:name="_Toc242260050"/>
      <w:r>
        <w:t>Требования к видам обеспечения АС</w:t>
      </w:r>
      <w:bookmarkEnd w:id="827"/>
    </w:p>
    <w:p w14:paraId="0000007B" w14:textId="1DA36123" w:rsidR="00A843E5" w:rsidRDefault="001D6241" w:rsidP="001D6241">
      <w:pPr>
        <w:pStyle w:val="3"/>
        <w:numPr>
          <w:ilvl w:val="0"/>
          <w:numId w:val="0"/>
        </w:numPr>
        <w:jc w:val="center"/>
        <w:rPr>
          <w:ins w:id="828" w:author="vesurkov" w:date="2026-10-07T08:33:00Z" w16du:dateUtc="2026-10-07T01:33:00Z"/>
          <w:b w:val="0"/>
          <w:bCs w:val="0"/>
        </w:rPr>
        <w:pPrChange w:id="829" w:author="vesurkov" w:date="2026-10-07T09:19:00Z" w16du:dateUtc="2026-10-07T02:19:00Z">
          <w:pPr>
            <w:numPr>
              <w:ilvl w:val="2"/>
              <w:numId w:val="5"/>
            </w:numPr>
            <w:ind w:left="720" w:hanging="720"/>
          </w:pPr>
        </w:pPrChange>
      </w:pPr>
      <w:bookmarkStart w:id="830" w:name="_Toc242260051"/>
      <w:ins w:id="831" w:author="vesurkov" w:date="2026-10-07T09:18:00Z" w16du:dateUtc="2026-10-07T02:18:00Z">
        <w:r>
          <w:t>3.</w:t>
        </w:r>
      </w:ins>
      <w:ins w:id="832" w:author="vesurkov" w:date="2026-10-07T09:19:00Z" w16du:dateUtc="2026-10-07T02:19:00Z">
        <w:r>
          <w:t xml:space="preserve">3.1 </w:t>
        </w:r>
      </w:ins>
      <w:r w:rsidR="00000000" w:rsidRPr="001D6241">
        <w:t>Требования к математическому обеспечению системы</w:t>
      </w:r>
      <w:bookmarkEnd w:id="830"/>
    </w:p>
    <w:p w14:paraId="4E8F37A8" w14:textId="77777777" w:rsidR="00F606EB" w:rsidRPr="00826F92" w:rsidRDefault="00F606EB" w:rsidP="00F606EB">
      <w:pPr>
        <w:ind w:left="720" w:firstLine="0"/>
        <w:rPr>
          <w:b/>
          <w:bCs/>
          <w:rPrChange w:id="833" w:author="Слава Сурков" w:date="2026-09-23T11:43:00Z">
            <w:rPr/>
          </w:rPrChange>
        </w:rPr>
        <w:pPrChange w:id="834" w:author="vesurkov" w:date="2026-10-07T08:33:00Z" w16du:dateUtc="2026-10-07T01:33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7C" w14:textId="77777777" w:rsidR="00A843E5" w:rsidRDefault="00000000">
      <w:pPr>
        <w:ind w:firstLine="708"/>
        <w:rPr>
          <w:ins w:id="835" w:author="vesurkov" w:date="2026-10-07T08:33:00Z" w16du:dateUtc="2026-10-07T01:33:00Z"/>
        </w:rPr>
      </w:pPr>
      <w:r>
        <w:t>Дополнительные требования к математическому обеспечению системы не предъявляются.</w:t>
      </w:r>
    </w:p>
    <w:p w14:paraId="4E19EB27" w14:textId="77777777" w:rsidR="00F606EB" w:rsidRDefault="00F606EB">
      <w:pPr>
        <w:ind w:firstLine="708"/>
      </w:pPr>
    </w:p>
    <w:p w14:paraId="0000007D" w14:textId="55FC658E" w:rsidR="00A843E5" w:rsidRDefault="00000000" w:rsidP="001D6241">
      <w:pPr>
        <w:pStyle w:val="3"/>
        <w:numPr>
          <w:ilvl w:val="2"/>
          <w:numId w:val="17"/>
        </w:numPr>
        <w:ind w:left="0" w:firstLine="0"/>
        <w:jc w:val="center"/>
        <w:rPr>
          <w:ins w:id="836" w:author="vesurkov" w:date="2026-10-07T08:33:00Z" w16du:dateUtc="2026-10-07T01:33:00Z"/>
          <w:b w:val="0"/>
          <w:bCs w:val="0"/>
        </w:rPr>
        <w:pPrChange w:id="837" w:author="vesurkov" w:date="2026-10-07T09:19:00Z" w16du:dateUtc="2026-10-07T02:19:00Z">
          <w:pPr>
            <w:numPr>
              <w:ilvl w:val="2"/>
              <w:numId w:val="5"/>
            </w:numPr>
            <w:ind w:left="720" w:hanging="720"/>
          </w:pPr>
        </w:pPrChange>
      </w:pPr>
      <w:bookmarkStart w:id="838" w:name="_Toc242260052"/>
      <w:r w:rsidRPr="001D6241">
        <w:t>Требования к информационному обеспечению системы</w:t>
      </w:r>
      <w:bookmarkEnd w:id="838"/>
    </w:p>
    <w:p w14:paraId="7473F8E1" w14:textId="77777777" w:rsidR="00F606EB" w:rsidRPr="00826F92" w:rsidRDefault="00F606EB" w:rsidP="00F606EB">
      <w:pPr>
        <w:ind w:left="720" w:firstLine="0"/>
        <w:rPr>
          <w:b/>
          <w:bCs/>
          <w:rPrChange w:id="839" w:author="Слава Сурков" w:date="2026-09-23T11:43:00Z">
            <w:rPr/>
          </w:rPrChange>
        </w:rPr>
        <w:pPrChange w:id="840" w:author="vesurkov" w:date="2026-10-07T08:34:00Z" w16du:dateUtc="2026-10-07T01:34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7E" w14:textId="77777777" w:rsidR="00A843E5" w:rsidRDefault="00000000">
      <w:pPr>
        <w:ind w:firstLine="708"/>
        <w:rPr>
          <w:ins w:id="841" w:author="vesurkov" w:date="2026-10-07T08:34:00Z" w16du:dateUtc="2026-10-07T01:34:00Z"/>
        </w:rPr>
      </w:pPr>
      <w:r>
        <w:t>Дополнительные требования по информационному обеспечению системы не предъявляются.</w:t>
      </w:r>
    </w:p>
    <w:p w14:paraId="35C3C88F" w14:textId="77777777" w:rsidR="00F606EB" w:rsidRDefault="00F606EB">
      <w:pPr>
        <w:ind w:firstLine="708"/>
      </w:pPr>
    </w:p>
    <w:p w14:paraId="0000007F" w14:textId="72290E9A" w:rsidR="00A843E5" w:rsidRDefault="00000000" w:rsidP="001D6241">
      <w:pPr>
        <w:pStyle w:val="3"/>
        <w:numPr>
          <w:ilvl w:val="2"/>
          <w:numId w:val="17"/>
        </w:numPr>
        <w:ind w:left="0" w:firstLine="0"/>
        <w:jc w:val="center"/>
        <w:rPr>
          <w:ins w:id="842" w:author="vesurkov" w:date="2026-10-07T08:34:00Z" w16du:dateUtc="2026-10-07T01:34:00Z"/>
          <w:b w:val="0"/>
          <w:bCs w:val="0"/>
        </w:rPr>
        <w:pPrChange w:id="843" w:author="vesurkov" w:date="2026-10-07T09:19:00Z" w16du:dateUtc="2026-10-07T02:19:00Z">
          <w:pPr>
            <w:numPr>
              <w:ilvl w:val="2"/>
              <w:numId w:val="5"/>
            </w:numPr>
            <w:ind w:left="720" w:hanging="720"/>
          </w:pPr>
        </w:pPrChange>
      </w:pPr>
      <w:bookmarkStart w:id="844" w:name="_Toc242260053"/>
      <w:r w:rsidRPr="001D6241">
        <w:t>Требования к лингвистическому обеспечению системы</w:t>
      </w:r>
      <w:bookmarkEnd w:id="844"/>
    </w:p>
    <w:p w14:paraId="1CF30593" w14:textId="77777777" w:rsidR="00F606EB" w:rsidRPr="00826F92" w:rsidRDefault="00F606EB" w:rsidP="00F606EB">
      <w:pPr>
        <w:ind w:left="720" w:firstLine="0"/>
        <w:rPr>
          <w:b/>
          <w:bCs/>
          <w:rPrChange w:id="845" w:author="Слава Сурков" w:date="2026-09-23T11:43:00Z">
            <w:rPr/>
          </w:rPrChange>
        </w:rPr>
        <w:pPrChange w:id="846" w:author="vesurkov" w:date="2026-10-07T08:34:00Z" w16du:dateUtc="2026-10-07T01:34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80" w14:textId="77777777" w:rsidR="00A843E5" w:rsidRDefault="00000000">
      <w:pPr>
        <w:ind w:firstLine="708"/>
      </w:pPr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00000081" w14:textId="612643FA" w:rsidR="00A843E5" w:rsidRDefault="00000000" w:rsidP="001D6241">
      <w:pPr>
        <w:pStyle w:val="3"/>
        <w:numPr>
          <w:ilvl w:val="2"/>
          <w:numId w:val="17"/>
        </w:numPr>
        <w:ind w:left="0" w:firstLine="0"/>
        <w:jc w:val="center"/>
        <w:rPr>
          <w:ins w:id="847" w:author="vesurkov" w:date="2026-10-07T08:34:00Z" w16du:dateUtc="2026-10-07T01:34:00Z"/>
          <w:b w:val="0"/>
          <w:bCs w:val="0"/>
        </w:rPr>
        <w:pPrChange w:id="848" w:author="vesurkov" w:date="2026-10-07T09:20:00Z" w16du:dateUtc="2026-10-07T02:20:00Z">
          <w:pPr>
            <w:numPr>
              <w:ilvl w:val="2"/>
              <w:numId w:val="5"/>
            </w:numPr>
            <w:ind w:left="720" w:hanging="720"/>
          </w:pPr>
        </w:pPrChange>
      </w:pPr>
      <w:bookmarkStart w:id="849" w:name="_Toc242260054"/>
      <w:r w:rsidRPr="001D6241">
        <w:lastRenderedPageBreak/>
        <w:t>Требования к программному обеспечению системы</w:t>
      </w:r>
      <w:bookmarkEnd w:id="849"/>
    </w:p>
    <w:p w14:paraId="503CF7F0" w14:textId="77777777" w:rsidR="00F606EB" w:rsidRPr="00826F92" w:rsidRDefault="00F606EB" w:rsidP="00F606EB">
      <w:pPr>
        <w:ind w:left="720" w:firstLine="0"/>
        <w:rPr>
          <w:b/>
          <w:bCs/>
          <w:rPrChange w:id="850" w:author="Слава Сурков" w:date="2026-09-23T11:44:00Z">
            <w:rPr/>
          </w:rPrChange>
        </w:rPr>
        <w:pPrChange w:id="851" w:author="vesurkov" w:date="2026-10-07T08:34:00Z" w16du:dateUtc="2026-10-07T01:34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82" w14:textId="36206C1A" w:rsidR="00A843E5" w:rsidRDefault="00000000">
      <w:pPr>
        <w:ind w:firstLine="720"/>
      </w:pPr>
      <w:r>
        <w:t xml:space="preserve">При выборе </w:t>
      </w:r>
      <w:del w:id="852" w:author="vesurkov" w:date="2026-09-23T09:04:00Z">
        <w:r w:rsidDel="00DA1D40">
          <w:delText>программного обеспечения</w:delText>
        </w:r>
      </w:del>
      <w:ins w:id="853" w:author="vesurkov" w:date="2026-09-23T09:04:00Z">
        <w:r w:rsidR="00DA1D40">
          <w:t>ПО</w:t>
        </w:r>
      </w:ins>
      <w:r>
        <w:t xml:space="preserve">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3D090E" w:rsidRPr="00D22373">
        <w:t>“</w:t>
      </w:r>
      <w:r w:rsidR="003D090E" w:rsidRPr="003D090E">
        <w:t>КОМПАС-3D</w:t>
      </w:r>
      <w:r w:rsidR="003D090E" w:rsidRPr="00D22373">
        <w:t xml:space="preserve">” </w:t>
      </w:r>
      <w:r>
        <w:t>версии 202</w:t>
      </w:r>
      <w:r w:rsidR="003D090E" w:rsidRPr="00D22373">
        <w:t>6</w:t>
      </w:r>
      <w:r>
        <w:t>.</w:t>
      </w:r>
    </w:p>
    <w:p w14:paraId="00000083" w14:textId="306B0D3E" w:rsidR="00A843E5" w:rsidRDefault="004B2B1F">
      <w:pPr>
        <w:rPr>
          <w:ins w:id="854" w:author="vesurkov" w:date="2026-10-07T08:34:00Z" w16du:dateUtc="2026-10-07T01:34:00Z"/>
        </w:rPr>
      </w:pPr>
      <w:commentRangeStart w:id="855"/>
      <w:commentRangeStart w:id="856"/>
      <w:r>
        <w:t>Помимо</w:t>
      </w:r>
      <w:commentRangeEnd w:id="855"/>
      <w:r w:rsidR="006473BF">
        <w:rPr>
          <w:rStyle w:val="af9"/>
          <w:sz w:val="28"/>
          <w:szCs w:val="28"/>
        </w:rPr>
        <w:commentReference w:id="855"/>
      </w:r>
      <w:commentRangeEnd w:id="856"/>
      <w:r w:rsidR="001069F2">
        <w:rPr>
          <w:rStyle w:val="af9"/>
          <w:sz w:val="28"/>
          <w:szCs w:val="28"/>
        </w:rPr>
        <w:commentReference w:id="856"/>
      </w:r>
      <w:r>
        <w:t xml:space="preserve"> этого, разработанная система должна работать на ПК с ОС Windows версии 10 и старше и разрядностью х64 с NET Framework 4.7.2.</w:t>
      </w:r>
    </w:p>
    <w:p w14:paraId="48EA794E" w14:textId="77777777" w:rsidR="00F606EB" w:rsidRDefault="00F606EB">
      <w:pPr>
        <w:pPrChange w:id="857" w:author="vesurkov" w:date="2026-09-23T08:54:00Z">
          <w:pPr>
            <w:ind w:firstLine="0"/>
          </w:pPr>
        </w:pPrChange>
      </w:pPr>
    </w:p>
    <w:p w14:paraId="4F0591E8" w14:textId="3F50654E" w:rsidR="00826F92" w:rsidRDefault="00000000" w:rsidP="001D6241">
      <w:pPr>
        <w:pStyle w:val="3"/>
        <w:numPr>
          <w:ilvl w:val="2"/>
          <w:numId w:val="17"/>
        </w:numPr>
        <w:ind w:left="0" w:firstLine="0"/>
        <w:jc w:val="center"/>
        <w:rPr>
          <w:ins w:id="858" w:author="vesurkov" w:date="2026-10-07T08:34:00Z" w16du:dateUtc="2026-10-07T01:34:00Z"/>
          <w:b w:val="0"/>
          <w:bCs w:val="0"/>
        </w:rPr>
        <w:pPrChange w:id="859" w:author="vesurkov" w:date="2026-10-07T09:20:00Z" w16du:dateUtc="2026-10-07T02:20:00Z">
          <w:pPr>
            <w:numPr>
              <w:ilvl w:val="2"/>
              <w:numId w:val="5"/>
            </w:numPr>
            <w:ind w:left="709" w:hanging="709"/>
          </w:pPr>
        </w:pPrChange>
      </w:pPr>
      <w:bookmarkStart w:id="860" w:name="_Toc242260055"/>
      <w:r w:rsidRPr="001D6241">
        <w:t>Требования к техническому обеспечению системы</w:t>
      </w:r>
      <w:bookmarkEnd w:id="860"/>
    </w:p>
    <w:p w14:paraId="6745C33A" w14:textId="77777777" w:rsidR="00F606EB" w:rsidRPr="00826F92" w:rsidRDefault="00F606EB" w:rsidP="00F606EB">
      <w:pPr>
        <w:ind w:left="709" w:firstLine="0"/>
        <w:rPr>
          <w:ins w:id="861" w:author="Слава Сурков" w:date="2026-09-23T11:44:00Z"/>
          <w:b/>
          <w:bCs/>
          <w:rPrChange w:id="862" w:author="Слава Сурков" w:date="2026-09-23T11:44:00Z">
            <w:rPr>
              <w:ins w:id="863" w:author="Слава Сурков" w:date="2026-09-23T11:44:00Z"/>
            </w:rPr>
          </w:rPrChange>
        </w:rPr>
        <w:pPrChange w:id="864" w:author="vesurkov" w:date="2026-10-07T08:34:00Z" w16du:dateUtc="2026-10-07T01:34:00Z">
          <w:pPr>
            <w:numPr>
              <w:ilvl w:val="2"/>
              <w:numId w:val="5"/>
            </w:numPr>
            <w:ind w:left="709" w:hanging="709"/>
          </w:pPr>
        </w:pPrChange>
      </w:pPr>
    </w:p>
    <w:p w14:paraId="059E20B8" w14:textId="5302FCCC" w:rsidR="00F606EB" w:rsidDel="00E5467C" w:rsidRDefault="00DA1D40" w:rsidP="00E5467C">
      <w:pPr>
        <w:ind w:left="709" w:firstLine="720"/>
        <w:rPr>
          <w:del w:id="865" w:author="vesurkov" w:date="2026-10-07T09:57:00Z" w16du:dateUtc="2026-10-07T02:57:00Z"/>
        </w:rPr>
        <w:pPrChange w:id="866" w:author="vesurkov" w:date="2026-10-07T09:58:00Z" w16du:dateUtc="2026-10-07T02:58:00Z">
          <w:pPr>
            <w:ind w:left="709" w:firstLine="0"/>
          </w:pPr>
        </w:pPrChange>
      </w:pPr>
      <w:ins w:id="867" w:author="vesurkov" w:date="2026-09-23T09:02:00Z">
        <w:del w:id="868" w:author="Слава Сурков" w:date="2026-09-23T11:44:00Z">
          <w:r w:rsidDel="00826F92">
            <w:delText xml:space="preserve">: </w:delText>
          </w:r>
        </w:del>
      </w:ins>
      <w:ins w:id="869" w:author="Слава Сурков" w:date="2026-09-23T11:44:00Z">
        <w:r w:rsidR="00826F92">
          <w:t>П</w:t>
        </w:r>
      </w:ins>
      <w:ins w:id="870" w:author="vesurkov" w:date="2026-09-23T09:07:00Z">
        <w:del w:id="871" w:author="Слава Сурков" w:date="2026-09-23T11:44:00Z">
          <w:r w:rsidR="001D6C37" w:rsidRPr="001D6C37" w:rsidDel="00826F92">
            <w:delText>п</w:delText>
          </w:r>
        </w:del>
        <w:r w:rsidR="001D6C37" w:rsidRPr="001D6C37">
          <w:t>роцессор 2.5 ГГц; ОЗУ 16 ГБ; диск 24 ГБ; видеокарта 4 ГБ и поддержкой OpenGL 4.5.</w:t>
        </w:r>
      </w:ins>
    </w:p>
    <w:p w14:paraId="6463AD85" w14:textId="77777777" w:rsidR="00E5467C" w:rsidRDefault="00E5467C" w:rsidP="00E5467C">
      <w:pPr>
        <w:ind w:firstLine="720"/>
        <w:rPr>
          <w:ins w:id="872" w:author="vesurkov" w:date="2026-10-07T09:57:00Z" w16du:dateUtc="2026-10-07T02:57:00Z"/>
        </w:rPr>
        <w:pPrChange w:id="873" w:author="vesurkov" w:date="2026-10-07T09:58:00Z" w16du:dateUtc="2026-10-07T02:58:00Z">
          <w:pPr>
            <w:ind w:firstLine="0"/>
          </w:pPr>
        </w:pPrChange>
      </w:pPr>
    </w:p>
    <w:p w14:paraId="169A75AB" w14:textId="77777777" w:rsidR="00E5467C" w:rsidRDefault="00E5467C" w:rsidP="00E5467C">
      <w:pPr>
        <w:ind w:left="709" w:firstLine="0"/>
        <w:rPr>
          <w:ins w:id="874" w:author="vesurkov" w:date="2026-10-07T09:57:00Z" w16du:dateUtc="2026-10-07T02:57:00Z"/>
        </w:rPr>
      </w:pPr>
    </w:p>
    <w:p w14:paraId="062EA9A6" w14:textId="194B5AD6" w:rsidR="00E5467C" w:rsidRPr="00E5467C" w:rsidRDefault="00E5467C" w:rsidP="00E5467C">
      <w:pPr>
        <w:pStyle w:val="3"/>
        <w:numPr>
          <w:ilvl w:val="0"/>
          <w:numId w:val="0"/>
        </w:numPr>
        <w:jc w:val="center"/>
        <w:rPr>
          <w:ins w:id="875" w:author="vesurkov" w:date="2026-10-07T09:57:00Z" w16du:dateUtc="2026-10-07T02:57:00Z"/>
          <w:b w:val="0"/>
          <w:bCs w:val="0"/>
          <w:rPrChange w:id="876" w:author="vesurkov" w:date="2026-10-07T09:57:00Z" w16du:dateUtc="2026-10-07T02:57:00Z">
            <w:rPr>
              <w:ins w:id="877" w:author="vesurkov" w:date="2026-10-07T09:57:00Z" w16du:dateUtc="2026-10-07T02:57:00Z"/>
            </w:rPr>
          </w:rPrChange>
        </w:rPr>
        <w:pPrChange w:id="878" w:author="vesurkov" w:date="2026-10-07T09:58:00Z" w16du:dateUtc="2026-10-07T02:58:00Z">
          <w:pPr>
            <w:numPr>
              <w:ilvl w:val="2"/>
              <w:numId w:val="5"/>
            </w:numPr>
            <w:ind w:left="720" w:hanging="720"/>
          </w:pPr>
        </w:pPrChange>
      </w:pPr>
      <w:bookmarkStart w:id="879" w:name="_Toc242260056"/>
      <w:ins w:id="880" w:author="vesurkov" w:date="2026-10-07T09:57:00Z" w16du:dateUtc="2026-10-07T02:57:00Z">
        <w:r>
          <w:t xml:space="preserve">3.3.6 </w:t>
        </w:r>
        <w:r w:rsidRPr="001D6241">
          <w:t>Требования к метрологическому обеспечению</w:t>
        </w:r>
        <w:bookmarkEnd w:id="879"/>
      </w:ins>
    </w:p>
    <w:p w14:paraId="00000085" w14:textId="0CA8B5D1" w:rsidR="00A843E5" w:rsidRPr="001D6241" w:rsidDel="00DA1D40" w:rsidRDefault="00000000" w:rsidP="00E5467C">
      <w:pPr>
        <w:pStyle w:val="3"/>
        <w:numPr>
          <w:ilvl w:val="0"/>
          <w:numId w:val="0"/>
        </w:numPr>
        <w:jc w:val="center"/>
        <w:rPr>
          <w:del w:id="881" w:author="vesurkov" w:date="2026-09-23T09:02:00Z"/>
        </w:rPr>
        <w:pPrChange w:id="882" w:author="vesurkov" w:date="2026-10-07T09:57:00Z" w16du:dateUtc="2026-10-07T02:57:00Z">
          <w:pPr>
            <w:numPr>
              <w:numId w:val="2"/>
            </w:numPr>
            <w:ind w:left="720" w:hanging="360"/>
          </w:pPr>
        </w:pPrChange>
      </w:pPr>
      <w:del w:id="883" w:author="vesurkov" w:date="2026-09-23T09:02:00Z">
        <w:r w:rsidRPr="001D6241" w:rsidDel="00DA1D40">
          <w:delText>ЦП 2.5 ГГц;</w:delText>
        </w:r>
      </w:del>
    </w:p>
    <w:p w14:paraId="00000086" w14:textId="32568D9B" w:rsidR="00A843E5" w:rsidRPr="001D6241" w:rsidDel="00DA1D40" w:rsidRDefault="00000000" w:rsidP="00E5467C">
      <w:pPr>
        <w:pStyle w:val="3"/>
        <w:numPr>
          <w:ilvl w:val="0"/>
          <w:numId w:val="0"/>
        </w:numPr>
        <w:jc w:val="center"/>
        <w:rPr>
          <w:del w:id="884" w:author="vesurkov" w:date="2026-09-23T09:02:00Z"/>
        </w:rPr>
        <w:pPrChange w:id="885" w:author="vesurkov" w:date="2026-10-07T09:57:00Z" w16du:dateUtc="2026-10-07T02:57:00Z">
          <w:pPr>
            <w:numPr>
              <w:numId w:val="2"/>
            </w:numPr>
            <w:ind w:left="720" w:hanging="360"/>
          </w:pPr>
        </w:pPrChange>
      </w:pPr>
      <w:del w:id="886" w:author="vesurkov" w:date="2026-09-23T09:02:00Z">
        <w:r w:rsidRPr="001D6241" w:rsidDel="00DA1D40">
          <w:delText>16 ГБ ОЗУ;</w:delText>
        </w:r>
      </w:del>
    </w:p>
    <w:p w14:paraId="00000087" w14:textId="20E42880" w:rsidR="00A843E5" w:rsidRPr="001D6241" w:rsidDel="00DA1D40" w:rsidRDefault="00000000" w:rsidP="00E5467C">
      <w:pPr>
        <w:pStyle w:val="3"/>
        <w:numPr>
          <w:ilvl w:val="0"/>
          <w:numId w:val="0"/>
        </w:numPr>
        <w:jc w:val="center"/>
        <w:rPr>
          <w:del w:id="887" w:author="vesurkov" w:date="2026-09-23T09:02:00Z"/>
        </w:rPr>
        <w:pPrChange w:id="888" w:author="vesurkov" w:date="2026-10-07T09:57:00Z" w16du:dateUtc="2026-10-07T02:57:00Z">
          <w:pPr>
            <w:numPr>
              <w:numId w:val="2"/>
            </w:numPr>
            <w:ind w:left="720" w:hanging="360"/>
          </w:pPr>
        </w:pPrChange>
      </w:pPr>
      <w:del w:id="889" w:author="vesurkov" w:date="2026-09-23T09:02:00Z">
        <w:r w:rsidRPr="001D6241" w:rsidDel="00DA1D40">
          <w:delText xml:space="preserve">место на диске </w:delText>
        </w:r>
        <w:r w:rsidR="00B2151F" w:rsidRPr="001D6241" w:rsidDel="00DA1D40">
          <w:delText>-</w:delText>
        </w:r>
        <w:r w:rsidRPr="001D6241" w:rsidDel="00DA1D40">
          <w:delText xml:space="preserve"> </w:delText>
        </w:r>
        <w:r w:rsidR="004B2B1F" w:rsidRPr="00E5467C" w:rsidDel="00DA1D40">
          <w:rPr>
            <w:rPrChange w:id="890" w:author="vesurkov" w:date="2026-10-07T09:58:00Z" w16du:dateUtc="2026-10-07T02:58:00Z">
              <w:rPr>
                <w:b/>
                <w:bCs/>
                <w:lang w:val="en-US"/>
              </w:rPr>
            </w:rPrChange>
          </w:rPr>
          <w:delText>24</w:delText>
        </w:r>
        <w:r w:rsidRPr="001D6241" w:rsidDel="00DA1D40">
          <w:delText xml:space="preserve"> ГБ;</w:delText>
        </w:r>
      </w:del>
    </w:p>
    <w:p w14:paraId="00000088" w14:textId="38AF44C1" w:rsidR="00A843E5" w:rsidRPr="001D6241" w:rsidDel="00DA1D40" w:rsidRDefault="00000000" w:rsidP="00E5467C">
      <w:pPr>
        <w:pStyle w:val="3"/>
        <w:numPr>
          <w:ilvl w:val="0"/>
          <w:numId w:val="0"/>
        </w:numPr>
        <w:jc w:val="center"/>
        <w:rPr>
          <w:del w:id="891" w:author="vesurkov" w:date="2026-09-23T09:02:00Z"/>
        </w:rPr>
        <w:pPrChange w:id="892" w:author="vesurkov" w:date="2026-10-07T09:57:00Z" w16du:dateUtc="2026-10-07T02:57:00Z">
          <w:pPr>
            <w:numPr>
              <w:numId w:val="2"/>
            </w:numPr>
            <w:ind w:left="720" w:hanging="360"/>
          </w:pPr>
        </w:pPrChange>
      </w:pPr>
      <w:del w:id="893" w:author="vesurkov" w:date="2026-09-23T09:02:00Z">
        <w:r w:rsidRPr="001D6241" w:rsidDel="00DA1D40">
          <w:delText xml:space="preserve">графический процессор с объемом памяти </w:delText>
        </w:r>
        <w:r w:rsidR="004B2B1F" w:rsidRPr="001D6241" w:rsidDel="00DA1D40">
          <w:delText>4</w:delText>
        </w:r>
        <w:r w:rsidRPr="001D6241" w:rsidDel="00DA1D40">
          <w:delText xml:space="preserve"> ГБ, пропускной способностью 29 ГБ/с и поддержкой DirectX 11</w:delText>
        </w:r>
        <w:r w:rsidR="004B2B1F" w:rsidRPr="00E5467C" w:rsidDel="00DA1D40">
          <w:rPr>
            <w:rPrChange w:id="894" w:author="vesurkov" w:date="2026-10-07T09:58:00Z" w16du:dateUtc="2026-10-07T02:58:00Z">
              <w:rPr>
                <w:b/>
                <w:bCs/>
                <w:lang w:val="en-US"/>
              </w:rPr>
            </w:rPrChange>
          </w:rPr>
          <w:delText xml:space="preserve"> </w:delText>
        </w:r>
        <w:r w:rsidR="004B2B1F" w:rsidRPr="001D6241" w:rsidDel="00DA1D40">
          <w:delText>и OpenGL 4.5</w:delText>
        </w:r>
        <w:r w:rsidRPr="001D6241" w:rsidDel="00DA1D40">
          <w:delText>.</w:delText>
        </w:r>
      </w:del>
    </w:p>
    <w:p w14:paraId="30664B22" w14:textId="0ACFBC07" w:rsidR="00F606EB" w:rsidRPr="00826F92" w:rsidRDefault="00000000" w:rsidP="00E5467C">
      <w:pPr>
        <w:ind w:firstLine="0"/>
        <w:rPr>
          <w:b/>
          <w:bCs/>
          <w:rPrChange w:id="895" w:author="Слава Сурков" w:date="2026-09-23T11:44:00Z">
            <w:rPr/>
          </w:rPrChange>
        </w:rPr>
        <w:pPrChange w:id="896" w:author="vesurkov" w:date="2026-10-07T09:57:00Z" w16du:dateUtc="2026-10-07T02:57:00Z">
          <w:pPr>
            <w:numPr>
              <w:ilvl w:val="2"/>
              <w:numId w:val="5"/>
            </w:numPr>
            <w:ind w:left="720" w:hanging="720"/>
          </w:pPr>
        </w:pPrChange>
      </w:pPr>
      <w:del w:id="897" w:author="vesurkov" w:date="2026-10-07T09:57:00Z" w16du:dateUtc="2026-10-07T02:57:00Z">
        <w:r w:rsidRPr="001D6241" w:rsidDel="00E5467C">
          <w:rPr>
            <w:b/>
            <w:bCs/>
          </w:rPr>
          <w:delText>Требования к метрологическому обеспечению</w:delText>
        </w:r>
      </w:del>
    </w:p>
    <w:p w14:paraId="0000008A" w14:textId="49BE2C89" w:rsidR="00A843E5" w:rsidRDefault="00000000">
      <w:pPr>
        <w:ind w:firstLine="720"/>
        <w:rPr>
          <w:ins w:id="898" w:author="vesurkov" w:date="2026-10-07T08:34:00Z" w16du:dateUtc="2026-10-07T01:34:00Z"/>
        </w:rPr>
      </w:pPr>
      <w:r>
        <w:t xml:space="preserve">Дополнительные </w:t>
      </w:r>
      <w:r w:rsidR="004B2B1F">
        <w:t>требования к</w:t>
      </w:r>
      <w:r>
        <w:t xml:space="preserve"> метрологическому обеспечению не предъявляются.</w:t>
      </w:r>
    </w:p>
    <w:p w14:paraId="099F323E" w14:textId="77777777" w:rsidR="00F606EB" w:rsidRPr="00A52A12" w:rsidRDefault="00F606EB">
      <w:pPr>
        <w:ind w:firstLine="720"/>
      </w:pPr>
    </w:p>
    <w:p w14:paraId="0000008B" w14:textId="5DB05695" w:rsidR="00A843E5" w:rsidRDefault="001D6241" w:rsidP="001D6241">
      <w:pPr>
        <w:pStyle w:val="3"/>
        <w:numPr>
          <w:ilvl w:val="0"/>
          <w:numId w:val="0"/>
        </w:numPr>
        <w:jc w:val="center"/>
        <w:rPr>
          <w:ins w:id="899" w:author="vesurkov" w:date="2026-10-07T08:34:00Z" w16du:dateUtc="2026-10-07T01:34:00Z"/>
          <w:b w:val="0"/>
          <w:bCs w:val="0"/>
        </w:rPr>
        <w:pPrChange w:id="900" w:author="vesurkov" w:date="2026-10-07T09:21:00Z" w16du:dateUtc="2026-10-07T02:21:00Z">
          <w:pPr>
            <w:numPr>
              <w:ilvl w:val="2"/>
              <w:numId w:val="5"/>
            </w:numPr>
            <w:ind w:left="720" w:hanging="720"/>
          </w:pPr>
        </w:pPrChange>
      </w:pPr>
      <w:bookmarkStart w:id="901" w:name="_Toc242260057"/>
      <w:ins w:id="902" w:author="vesurkov" w:date="2026-10-07T09:21:00Z" w16du:dateUtc="2026-10-07T02:21:00Z">
        <w:r>
          <w:t xml:space="preserve">3.3.7 </w:t>
        </w:r>
      </w:ins>
      <w:r w:rsidR="00000000" w:rsidRPr="001D6241">
        <w:t>Требования к организационному обеспечению</w:t>
      </w:r>
      <w:bookmarkEnd w:id="901"/>
    </w:p>
    <w:p w14:paraId="65B51BCD" w14:textId="77777777" w:rsidR="00F606EB" w:rsidRPr="00826F92" w:rsidRDefault="00F606EB" w:rsidP="00F606EB">
      <w:pPr>
        <w:ind w:left="720" w:firstLine="0"/>
        <w:rPr>
          <w:b/>
          <w:bCs/>
          <w:rPrChange w:id="903" w:author="Слава Сурков" w:date="2026-09-23T11:44:00Z">
            <w:rPr/>
          </w:rPrChange>
        </w:rPr>
        <w:pPrChange w:id="904" w:author="vesurkov" w:date="2026-10-07T08:34:00Z" w16du:dateUtc="2026-10-07T01:34:00Z">
          <w:pPr>
            <w:numPr>
              <w:ilvl w:val="2"/>
              <w:numId w:val="5"/>
            </w:numPr>
            <w:ind w:left="720" w:hanging="720"/>
          </w:pPr>
        </w:pPrChange>
      </w:pPr>
    </w:p>
    <w:p w14:paraId="0000008C" w14:textId="780D8D0D" w:rsidR="00A843E5" w:rsidDel="00F606EB" w:rsidRDefault="00000000" w:rsidP="001D6C37">
      <w:pPr>
        <w:rPr>
          <w:del w:id="905" w:author="vesurkov" w:date="2026-09-23T09:07:00Z"/>
        </w:rPr>
      </w:pPr>
      <w:r>
        <w:t>Дополнительные требования к организационному обеспечению не предъявляются</w:t>
      </w:r>
      <w:ins w:id="906" w:author="vesurkov" w:date="2026-10-07T08:34:00Z" w16du:dateUtc="2026-10-07T01:34:00Z">
        <w:r w:rsidR="00F606EB">
          <w:t>.</w:t>
        </w:r>
      </w:ins>
    </w:p>
    <w:p w14:paraId="1E171ADE" w14:textId="77777777" w:rsidR="00F606EB" w:rsidRDefault="00F606EB">
      <w:pPr>
        <w:rPr>
          <w:ins w:id="907" w:author="vesurkov" w:date="2026-10-07T08:34:00Z" w16du:dateUtc="2026-10-07T01:34:00Z"/>
        </w:rPr>
        <w:pPrChange w:id="908" w:author="vesurkov" w:date="2026-09-23T08:55:00Z">
          <w:pPr>
            <w:ind w:firstLine="720"/>
          </w:pPr>
        </w:pPrChange>
      </w:pPr>
    </w:p>
    <w:p w14:paraId="0000008D" w14:textId="77777777" w:rsidR="00A843E5" w:rsidRPr="00A52A12" w:rsidRDefault="00A843E5" w:rsidP="001D6C37"/>
    <w:p w14:paraId="0000008E" w14:textId="77777777" w:rsidR="00A843E5" w:rsidRDefault="00000000" w:rsidP="001D6241">
      <w:pPr>
        <w:pStyle w:val="2"/>
        <w:numPr>
          <w:ilvl w:val="1"/>
          <w:numId w:val="17"/>
        </w:numPr>
        <w:ind w:left="0" w:firstLine="0"/>
        <w:jc w:val="center"/>
        <w:rPr>
          <w:ins w:id="909" w:author="vesurkov" w:date="2026-10-07T08:34:00Z" w16du:dateUtc="2026-10-07T01:34:00Z"/>
        </w:rPr>
        <w:pPrChange w:id="910" w:author="vesurkov" w:date="2026-10-07T09:19:00Z" w16du:dateUtc="2026-10-07T02:19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bookmarkStart w:id="911" w:name="_Toc242260058"/>
      <w:r>
        <w:t>Общие технические требования к АС</w:t>
      </w:r>
      <w:bookmarkEnd w:id="911"/>
    </w:p>
    <w:p w14:paraId="716181F1" w14:textId="77777777" w:rsidR="00F606EB" w:rsidRPr="00F606EB" w:rsidRDefault="00F606EB" w:rsidP="00F606EB">
      <w:pPr>
        <w:pPrChange w:id="912" w:author="vesurkov" w:date="2026-10-07T08:34:00Z" w16du:dateUtc="2026-10-07T01:34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</w:p>
    <w:p w14:paraId="0000008F" w14:textId="77777777" w:rsidR="00A843E5" w:rsidRDefault="00000000">
      <w:r>
        <w:t>Требования к общим техническим требованиям к АС не предъявляются.</w:t>
      </w:r>
    </w:p>
    <w:p w14:paraId="00000090" w14:textId="77777777" w:rsidR="00A843E5" w:rsidRPr="00A52A12" w:rsidRDefault="00000000">
      <w:pPr>
        <w:spacing w:after="160" w:line="259" w:lineRule="auto"/>
        <w:ind w:firstLine="0"/>
        <w:jc w:val="left"/>
        <w:rPr>
          <w:b/>
          <w:bCs/>
          <w:color w:val="000000"/>
        </w:rPr>
        <w:sectPr w:rsidR="00A843E5" w:rsidRPr="00A52A12">
          <w:headerReference w:type="default" r:id="rId14"/>
          <w:footerReference w:type="default" r:id="rId15"/>
          <w:footerReference w:type="first" r:id="rId16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  <w:del w:id="918" w:author="vesurkov" w:date="2026-09-23T09:08:00Z">
        <w:r w:rsidDel="001D6C37">
          <w:br w:type="page"/>
        </w:r>
      </w:del>
    </w:p>
    <w:p w14:paraId="00000091" w14:textId="77777777" w:rsidR="00A843E5" w:rsidRPr="001479A5" w:rsidRDefault="00000000" w:rsidP="00C219EF">
      <w:pPr>
        <w:pStyle w:val="1"/>
        <w:numPr>
          <w:ilvl w:val="0"/>
          <w:numId w:val="17"/>
        </w:numPr>
        <w:ind w:left="0" w:firstLine="0"/>
        <w:jc w:val="center"/>
        <w:pPrChange w:id="919" w:author="vesurkov" w:date="2026-10-07T09:26:00Z" w16du:dateUtc="2026-10-07T02:26:00Z">
          <w:pPr>
            <w:pStyle w:val="1"/>
            <w:numPr>
              <w:numId w:val="5"/>
            </w:numPr>
            <w:tabs>
              <w:tab w:val="clear" w:pos="720"/>
            </w:tabs>
            <w:ind w:left="432" w:hanging="432"/>
            <w:jc w:val="center"/>
          </w:pPr>
        </w:pPrChange>
      </w:pPr>
      <w:bookmarkStart w:id="920" w:name="_Toc242260059"/>
      <w:r w:rsidRPr="001479A5">
        <w:lastRenderedPageBreak/>
        <w:t>СОСТАВ И СОДЕРЖАНИЕ РАБОТ ПО СОЗДАНИЮ АВТОМАТИЗИРОВАННОЙ СИСТЕМЫ</w:t>
      </w:r>
      <w:bookmarkEnd w:id="920"/>
    </w:p>
    <w:p w14:paraId="00000092" w14:textId="77777777" w:rsidR="00A843E5" w:rsidRDefault="00A843E5">
      <w:pPr>
        <w:spacing w:after="160" w:line="259" w:lineRule="auto"/>
        <w:ind w:firstLine="0"/>
        <w:jc w:val="left"/>
      </w:pPr>
    </w:p>
    <w:p w14:paraId="00000093" w14:textId="42329910" w:rsidR="00A843E5" w:rsidRDefault="00000000" w:rsidP="007A1769">
      <w:pPr>
        <w:pPrChange w:id="921" w:author="vesurkov" w:date="2026-10-07T05:35:00Z" w16du:dateUtc="2026-10-06T22:35:00Z">
          <w:pPr>
            <w:spacing w:after="160" w:line="259" w:lineRule="auto"/>
            <w:ind w:firstLine="567"/>
            <w:jc w:val="left"/>
          </w:pPr>
        </w:pPrChange>
      </w:pPr>
      <w:bookmarkStart w:id="922" w:name="_heading=h.35nkun2" w:colFirst="0" w:colLast="0"/>
      <w:bookmarkEnd w:id="922"/>
      <w:commentRangeStart w:id="923"/>
      <w:commentRangeStart w:id="924"/>
      <w:r>
        <w:t>Этапы проведения работ по разработке плагина "</w:t>
      </w:r>
      <w:r w:rsidR="004B2B1F" w:rsidRPr="004B2B1F">
        <w:t>Заглушка для проводов в столешнице</w:t>
      </w:r>
      <w:r>
        <w:t xml:space="preserve">" для САПР </w:t>
      </w:r>
      <w:r w:rsidR="004B2B1F" w:rsidRPr="004B2B1F">
        <w:t>КОМПАС-3D</w:t>
      </w:r>
      <w:r w:rsidR="004B2B1F">
        <w:t xml:space="preserve"> </w:t>
      </w:r>
      <w:r>
        <w:t>приведены в таблице 4.1.</w:t>
      </w:r>
      <w:commentRangeEnd w:id="923"/>
      <w:r w:rsidR="006473BF">
        <w:rPr>
          <w:rStyle w:val="af9"/>
          <w:sz w:val="28"/>
          <w:szCs w:val="28"/>
        </w:rPr>
        <w:commentReference w:id="923"/>
      </w:r>
      <w:commentRangeEnd w:id="924"/>
      <w:r w:rsidR="0047321F">
        <w:rPr>
          <w:rStyle w:val="af9"/>
          <w:sz w:val="28"/>
          <w:szCs w:val="28"/>
        </w:rPr>
        <w:commentReference w:id="924"/>
      </w:r>
    </w:p>
    <w:p w14:paraId="00000094" w14:textId="06A4C113" w:rsidR="00A843E5" w:rsidRDefault="00000000" w:rsidP="007A1769">
      <w:pPr>
        <w:ind w:firstLine="0"/>
        <w:jc w:val="left"/>
        <w:pPrChange w:id="925" w:author="vesurkov" w:date="2026-10-07T05:34:00Z" w16du:dateUtc="2026-10-06T22:34:00Z">
          <w:pPr>
            <w:spacing w:after="160" w:line="259" w:lineRule="auto"/>
            <w:ind w:firstLine="567"/>
            <w:jc w:val="left"/>
          </w:pPr>
        </w:pPrChange>
      </w:pPr>
      <w:commentRangeStart w:id="926"/>
      <w:commentRangeStart w:id="927"/>
      <w:r>
        <w:t>Таблица 4.1 – Этапы проведения работ по разработке плагина "</w:t>
      </w:r>
      <w:r w:rsidR="004B2B1F" w:rsidRPr="004B2B1F">
        <w:t xml:space="preserve"> Заглушка для проводов в столешнице</w:t>
      </w:r>
      <w:r>
        <w:t xml:space="preserve">" для САПР </w:t>
      </w:r>
      <w:r w:rsidR="004B2B1F" w:rsidRPr="004B2B1F">
        <w:t>КОМПАС-3D</w:t>
      </w:r>
      <w:commentRangeEnd w:id="926"/>
      <w:r w:rsidR="006473BF">
        <w:rPr>
          <w:rStyle w:val="af9"/>
          <w:sz w:val="28"/>
          <w:szCs w:val="28"/>
        </w:rPr>
        <w:commentReference w:id="926"/>
      </w:r>
      <w:commentRangeEnd w:id="927"/>
      <w:r w:rsidR="007A1769">
        <w:rPr>
          <w:rStyle w:val="af9"/>
          <w:sz w:val="28"/>
          <w:szCs w:val="28"/>
        </w:rPr>
        <w:commentReference w:id="927"/>
      </w:r>
    </w:p>
    <w:tbl>
      <w:tblPr>
        <w:tblStyle w:val="af6"/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  <w:tblPrChange w:id="928" w:author="vesurkov" w:date="2026-10-07T07:06:00Z" w16du:dateUtc="2026-10-07T00:06:00Z">
          <w:tblPr>
            <w:tblStyle w:val="af6"/>
            <w:tblW w:w="1455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840"/>
        <w:gridCol w:w="2205"/>
        <w:gridCol w:w="5460"/>
        <w:gridCol w:w="2070"/>
        <w:gridCol w:w="2265"/>
        <w:gridCol w:w="1710"/>
        <w:tblGridChange w:id="929">
          <w:tblGrid>
            <w:gridCol w:w="840"/>
            <w:gridCol w:w="2205"/>
            <w:gridCol w:w="5460"/>
            <w:gridCol w:w="2070"/>
            <w:gridCol w:w="2265"/>
            <w:gridCol w:w="1710"/>
          </w:tblGrid>
        </w:tblGridChange>
      </w:tblGrid>
      <w:tr w:rsidR="00A843E5" w14:paraId="1B507968" w14:textId="77777777" w:rsidTr="00EE4E29">
        <w:trPr>
          <w:tblHeader/>
        </w:trPr>
        <w:tc>
          <w:tcPr>
            <w:tcW w:w="840" w:type="dxa"/>
            <w:tcPrChange w:id="930" w:author="vesurkov" w:date="2026-10-07T07:06:00Z" w16du:dateUtc="2026-10-07T00:06:00Z">
              <w:tcPr>
                <w:tcW w:w="840" w:type="dxa"/>
              </w:tcPr>
            </w:tcPrChange>
          </w:tcPr>
          <w:p w14:paraId="00000095" w14:textId="77777777" w:rsidR="00A843E5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2205" w:type="dxa"/>
            <w:tcPrChange w:id="931" w:author="vesurkov" w:date="2026-10-07T07:06:00Z" w16du:dateUtc="2026-10-07T00:06:00Z">
              <w:tcPr>
                <w:tcW w:w="2205" w:type="dxa"/>
              </w:tcPr>
            </w:tcPrChange>
          </w:tcPr>
          <w:p w14:paraId="00000096" w14:textId="77777777" w:rsidR="00A843E5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Состав работ</w:t>
            </w:r>
          </w:p>
        </w:tc>
        <w:tc>
          <w:tcPr>
            <w:tcW w:w="5460" w:type="dxa"/>
            <w:tcPrChange w:id="932" w:author="vesurkov" w:date="2026-10-07T07:06:00Z" w16du:dateUtc="2026-10-07T00:06:00Z">
              <w:tcPr>
                <w:tcW w:w="5460" w:type="dxa"/>
              </w:tcPr>
            </w:tcPrChange>
          </w:tcPr>
          <w:p w14:paraId="00000097" w14:textId="77777777" w:rsidR="00A843E5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2070" w:type="dxa"/>
            <w:tcPrChange w:id="933" w:author="vesurkov" w:date="2026-10-07T07:06:00Z" w16du:dateUtc="2026-10-07T00:06:00Z">
              <w:tcPr>
                <w:tcW w:w="2070" w:type="dxa"/>
              </w:tcPr>
            </w:tcPrChange>
          </w:tcPr>
          <w:p w14:paraId="00000098" w14:textId="77777777" w:rsidR="00A843E5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2265" w:type="dxa"/>
            <w:tcPrChange w:id="934" w:author="vesurkov" w:date="2026-10-07T07:06:00Z" w16du:dateUtc="2026-10-07T00:06:00Z">
              <w:tcPr>
                <w:tcW w:w="2265" w:type="dxa"/>
              </w:tcPr>
            </w:tcPrChange>
          </w:tcPr>
          <w:p w14:paraId="00000099" w14:textId="77777777" w:rsidR="00A843E5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Разработан согласно</w:t>
            </w:r>
          </w:p>
        </w:tc>
        <w:tc>
          <w:tcPr>
            <w:tcW w:w="1710" w:type="dxa"/>
            <w:tcPrChange w:id="935" w:author="vesurkov" w:date="2026-10-07T07:06:00Z" w16du:dateUtc="2026-10-07T00:06:00Z">
              <w:tcPr>
                <w:tcW w:w="1710" w:type="dxa"/>
              </w:tcPr>
            </w:tcPrChange>
          </w:tcPr>
          <w:p w14:paraId="0000009A" w14:textId="77777777" w:rsidR="00A843E5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Сроки выполнения</w:t>
            </w:r>
          </w:p>
        </w:tc>
      </w:tr>
      <w:tr w:rsidR="00A843E5" w14:paraId="794E45E6" w14:textId="77777777">
        <w:tc>
          <w:tcPr>
            <w:tcW w:w="840" w:type="dxa"/>
          </w:tcPr>
          <w:p w14:paraId="0000009B" w14:textId="77777777" w:rsidR="00A843E5" w:rsidRDefault="00000000">
            <w:pPr>
              <w:spacing w:after="160"/>
              <w:ind w:firstLine="0"/>
              <w:jc w:val="left"/>
            </w:pPr>
            <w:r>
              <w:t>1</w:t>
            </w:r>
          </w:p>
        </w:tc>
        <w:tc>
          <w:tcPr>
            <w:tcW w:w="2205" w:type="dxa"/>
          </w:tcPr>
          <w:p w14:paraId="0000009C" w14:textId="77777777" w:rsidR="00A843E5" w:rsidRDefault="00000000">
            <w:pPr>
              <w:spacing w:after="160"/>
              <w:ind w:firstLine="0"/>
              <w:jc w:val="left"/>
            </w:pPr>
            <w:r>
              <w:t>Создание технического задания</w:t>
            </w:r>
          </w:p>
        </w:tc>
        <w:tc>
          <w:tcPr>
            <w:tcW w:w="5460" w:type="dxa"/>
          </w:tcPr>
          <w:p w14:paraId="0000009D" w14:textId="77777777" w:rsidR="00A843E5" w:rsidRDefault="00000000">
            <w:pPr>
              <w:spacing w:after="160"/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0000009E" w14:textId="77777777" w:rsidR="00A843E5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9F" w14:textId="77777777" w:rsidR="00A843E5" w:rsidRDefault="00000000">
            <w:pPr>
              <w:spacing w:after="160"/>
              <w:ind w:firstLine="0"/>
              <w:jc w:val="left"/>
            </w:pPr>
            <w:r>
              <w:t>ГОСТ 34.602–2020</w:t>
            </w:r>
          </w:p>
        </w:tc>
        <w:tc>
          <w:tcPr>
            <w:tcW w:w="1710" w:type="dxa"/>
          </w:tcPr>
          <w:p w14:paraId="000000A0" w14:textId="0B933E5A" w:rsidR="00A843E5" w:rsidRDefault="00000000">
            <w:pPr>
              <w:spacing w:after="160"/>
              <w:ind w:firstLine="0"/>
              <w:jc w:val="left"/>
            </w:pPr>
            <w:r>
              <w:t>Не позднее 30 сентября 202</w:t>
            </w:r>
            <w:r w:rsidR="004B2B1F">
              <w:t>6</w:t>
            </w:r>
            <w:r>
              <w:t xml:space="preserve"> года</w:t>
            </w:r>
          </w:p>
        </w:tc>
      </w:tr>
      <w:tr w:rsidR="00A843E5" w14:paraId="4ADC6E75" w14:textId="77777777">
        <w:tc>
          <w:tcPr>
            <w:tcW w:w="840" w:type="dxa"/>
          </w:tcPr>
          <w:p w14:paraId="000000A1" w14:textId="77777777" w:rsidR="00A843E5" w:rsidRDefault="00000000">
            <w:pPr>
              <w:spacing w:after="160"/>
              <w:ind w:firstLine="0"/>
              <w:jc w:val="left"/>
            </w:pPr>
            <w:r>
              <w:t>2</w:t>
            </w:r>
          </w:p>
        </w:tc>
        <w:tc>
          <w:tcPr>
            <w:tcW w:w="2205" w:type="dxa"/>
          </w:tcPr>
          <w:p w14:paraId="000000A2" w14:textId="77777777" w:rsidR="00A843E5" w:rsidRDefault="00000000">
            <w:pPr>
              <w:spacing w:after="160"/>
              <w:ind w:firstLine="0"/>
              <w:jc w:val="left"/>
            </w:pPr>
            <w:r>
              <w:t>Создание проекта системы</w:t>
            </w:r>
          </w:p>
        </w:tc>
        <w:tc>
          <w:tcPr>
            <w:tcW w:w="5460" w:type="dxa"/>
          </w:tcPr>
          <w:p w14:paraId="000000A3" w14:textId="77777777" w:rsidR="00A843E5" w:rsidRDefault="00000000">
            <w:pPr>
              <w:spacing w:after="160"/>
              <w:ind w:firstLine="0"/>
              <w:jc w:val="left"/>
            </w:pPr>
            <w:r>
              <w:t>Проект системы</w:t>
            </w:r>
          </w:p>
        </w:tc>
        <w:tc>
          <w:tcPr>
            <w:tcW w:w="2070" w:type="dxa"/>
            <w:vAlign w:val="center"/>
          </w:tcPr>
          <w:p w14:paraId="000000A4" w14:textId="77777777" w:rsidR="00A843E5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A5" w14:textId="77777777" w:rsidR="00A843E5" w:rsidRDefault="00000000">
            <w:pPr>
              <w:spacing w:after="160"/>
              <w:ind w:firstLine="0"/>
              <w:jc w:val="left"/>
            </w:pPr>
            <w:r>
              <w:t>ОС ТУСУР 01-2021</w:t>
            </w:r>
          </w:p>
        </w:tc>
        <w:tc>
          <w:tcPr>
            <w:tcW w:w="1710" w:type="dxa"/>
          </w:tcPr>
          <w:p w14:paraId="000000A6" w14:textId="62A89835" w:rsidR="00A843E5" w:rsidRDefault="00000000">
            <w:pPr>
              <w:spacing w:after="160"/>
              <w:ind w:firstLine="0"/>
              <w:jc w:val="left"/>
            </w:pPr>
            <w:r>
              <w:t>Не позднее 15 октября 202</w:t>
            </w:r>
            <w:r w:rsidR="004B2B1F">
              <w:t>6</w:t>
            </w:r>
            <w:r>
              <w:t xml:space="preserve"> года</w:t>
            </w:r>
          </w:p>
        </w:tc>
      </w:tr>
      <w:tr w:rsidR="00A843E5" w14:paraId="0586598C" w14:textId="77777777">
        <w:trPr>
          <w:trHeight w:val="357"/>
        </w:trPr>
        <w:tc>
          <w:tcPr>
            <w:tcW w:w="840" w:type="dxa"/>
            <w:vMerge w:val="restart"/>
          </w:tcPr>
          <w:p w14:paraId="000000A7" w14:textId="77777777" w:rsidR="00A843E5" w:rsidRDefault="00000000">
            <w:pPr>
              <w:spacing w:after="160"/>
              <w:ind w:firstLine="0"/>
              <w:jc w:val="left"/>
            </w:pPr>
            <w:r>
              <w:t>3</w:t>
            </w:r>
          </w:p>
        </w:tc>
        <w:tc>
          <w:tcPr>
            <w:tcW w:w="2205" w:type="dxa"/>
            <w:vMerge w:val="restart"/>
          </w:tcPr>
          <w:p w14:paraId="000000A8" w14:textId="77777777" w:rsidR="00A843E5" w:rsidRDefault="00000000">
            <w:pPr>
              <w:spacing w:after="160"/>
              <w:ind w:firstLine="0"/>
              <w:jc w:val="left"/>
            </w:pPr>
            <w:r>
              <w:t>Реализация плагина</w:t>
            </w:r>
          </w:p>
        </w:tc>
        <w:tc>
          <w:tcPr>
            <w:tcW w:w="5460" w:type="dxa"/>
          </w:tcPr>
          <w:p w14:paraId="000000A9" w14:textId="77777777" w:rsidR="00A843E5" w:rsidRDefault="00000000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AA" w14:textId="77777777" w:rsidR="00A843E5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AB" w14:textId="77777777" w:rsidR="00A843E5" w:rsidRDefault="00000000">
            <w:pPr>
              <w:spacing w:after="160"/>
              <w:ind w:firstLine="0"/>
              <w:jc w:val="left"/>
            </w:pPr>
            <w:r>
              <w:t>RSDN Magazine #1-2004</w:t>
            </w:r>
          </w:p>
        </w:tc>
        <w:tc>
          <w:tcPr>
            <w:tcW w:w="1710" w:type="dxa"/>
            <w:vMerge w:val="restart"/>
          </w:tcPr>
          <w:p w14:paraId="000000AC" w14:textId="62961081" w:rsidR="00A843E5" w:rsidRDefault="00000000">
            <w:pPr>
              <w:spacing w:after="160"/>
              <w:ind w:firstLine="0"/>
              <w:jc w:val="left"/>
            </w:pPr>
            <w:r>
              <w:t>Не позднее 15 ноября 202</w:t>
            </w:r>
            <w:r w:rsidR="004B2B1F">
              <w:t>6</w:t>
            </w:r>
            <w:r>
              <w:t xml:space="preserve"> года</w:t>
            </w:r>
          </w:p>
        </w:tc>
      </w:tr>
      <w:tr w:rsidR="00A843E5" w14:paraId="0E25F793" w14:textId="77777777">
        <w:trPr>
          <w:trHeight w:val="357"/>
        </w:trPr>
        <w:tc>
          <w:tcPr>
            <w:tcW w:w="840" w:type="dxa"/>
            <w:vMerge/>
          </w:tcPr>
          <w:p w14:paraId="000000AD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AE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AF" w14:textId="77777777" w:rsidR="00A843E5" w:rsidRDefault="00000000">
            <w:pPr>
              <w:spacing w:after="160"/>
              <w:ind w:firstLine="0"/>
              <w:jc w:val="left"/>
            </w:pPr>
            <w: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00000B0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1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B2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A843E5" w14:paraId="61978037" w14:textId="77777777">
        <w:trPr>
          <w:trHeight w:val="357"/>
        </w:trPr>
        <w:tc>
          <w:tcPr>
            <w:tcW w:w="840" w:type="dxa"/>
            <w:vMerge/>
          </w:tcPr>
          <w:p w14:paraId="000000B3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B4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B5" w14:textId="77777777" w:rsidR="00A843E5" w:rsidRDefault="00000000">
            <w:pPr>
              <w:spacing w:after="160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B6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7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B8" w14:textId="77777777" w:rsidR="00A843E5" w:rsidRDefault="00A84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</w:tbl>
    <w:p w14:paraId="48F5666C" w14:textId="77777777" w:rsidR="006D2737" w:rsidRDefault="006D2737">
      <w:pPr>
        <w:spacing w:after="160" w:line="259" w:lineRule="auto"/>
        <w:ind w:firstLine="0"/>
        <w:jc w:val="left"/>
      </w:pPr>
    </w:p>
    <w:p w14:paraId="5265EBA7" w14:textId="77777777" w:rsidR="006D2737" w:rsidRDefault="006D2737">
      <w:r>
        <w:br w:type="page"/>
      </w:r>
    </w:p>
    <w:p w14:paraId="3947A338" w14:textId="0967138E" w:rsidR="00A843E5" w:rsidRDefault="006D2737">
      <w:pPr>
        <w:spacing w:after="160" w:line="259" w:lineRule="auto"/>
        <w:ind w:firstLine="0"/>
        <w:jc w:val="left"/>
      </w:pPr>
      <w:commentRangeStart w:id="936"/>
      <w:commentRangeStart w:id="937"/>
      <w:r>
        <w:lastRenderedPageBreak/>
        <w:t>Окончание Таблицы 4.1.</w:t>
      </w:r>
      <w:commentRangeEnd w:id="936"/>
      <w:r w:rsidR="006473BF">
        <w:rPr>
          <w:rStyle w:val="af9"/>
          <w:sz w:val="28"/>
          <w:szCs w:val="28"/>
        </w:rPr>
        <w:commentReference w:id="936"/>
      </w:r>
      <w:commentRangeEnd w:id="937"/>
      <w:r w:rsidR="00E1340E">
        <w:rPr>
          <w:rStyle w:val="af9"/>
          <w:sz w:val="28"/>
          <w:szCs w:val="28"/>
        </w:rPr>
        <w:commentReference w:id="937"/>
      </w:r>
    </w:p>
    <w:tbl>
      <w:tblPr>
        <w:tblW w:w="14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  <w:tblPrChange w:id="938" w:author="vesurkov" w:date="2026-10-07T07:15:00Z" w16du:dateUtc="2026-10-07T00:15:00Z">
          <w:tblPr>
            <w:tblW w:w="1454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846"/>
        <w:gridCol w:w="2268"/>
        <w:gridCol w:w="5386"/>
        <w:gridCol w:w="1985"/>
        <w:gridCol w:w="2410"/>
        <w:gridCol w:w="1651"/>
        <w:tblGridChange w:id="939">
          <w:tblGrid>
            <w:gridCol w:w="846"/>
            <w:gridCol w:w="1493"/>
            <w:gridCol w:w="775"/>
            <w:gridCol w:w="1564"/>
            <w:gridCol w:w="3822"/>
            <w:gridCol w:w="1973"/>
            <w:gridCol w:w="12"/>
            <w:gridCol w:w="2185"/>
            <w:gridCol w:w="225"/>
            <w:gridCol w:w="1651"/>
            <w:gridCol w:w="528"/>
            <w:gridCol w:w="1815"/>
          </w:tblGrid>
        </w:tblGridChange>
      </w:tblGrid>
      <w:tr w:rsidR="00EE4E29" w14:paraId="0189558E" w14:textId="77777777" w:rsidTr="00964FC3">
        <w:trPr>
          <w:trHeight w:val="539"/>
          <w:ins w:id="940" w:author="vesurkov" w:date="2026-10-07T07:15:00Z" w16du:dateUtc="2026-10-07T00:15:00Z"/>
          <w:trPrChange w:id="941" w:author="vesurkov" w:date="2026-10-07T07:15:00Z" w16du:dateUtc="2026-10-07T00:15:00Z">
            <w:trPr>
              <w:gridAfter w:val="2"/>
              <w:trHeight w:val="539"/>
            </w:trPr>
          </w:trPrChange>
        </w:trPr>
        <w:tc>
          <w:tcPr>
            <w:tcW w:w="846" w:type="dxa"/>
            <w:tcPrChange w:id="942" w:author="vesurkov" w:date="2026-10-07T07:15:00Z" w16du:dateUtc="2026-10-07T00:15:00Z">
              <w:tcPr>
                <w:tcW w:w="846" w:type="dxa"/>
              </w:tcPr>
            </w:tcPrChange>
          </w:tcPr>
          <w:p w14:paraId="6A9FD9D6" w14:textId="362DD5F6" w:rsidR="00EE4E29" w:rsidRDefault="00EE4E29" w:rsidP="00EE4E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ins w:id="943" w:author="vesurkov" w:date="2026-10-07T07:15:00Z" w16du:dateUtc="2026-10-07T00:15:00Z"/>
              </w:rPr>
              <w:pPrChange w:id="944" w:author="vesurkov" w:date="2026-10-07T07:15:00Z" w16du:dateUtc="2026-10-07T00:1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left"/>
                </w:pPr>
              </w:pPrChange>
            </w:pPr>
            <w:ins w:id="945" w:author="vesurkov" w:date="2026-10-07T07:15:00Z" w16du:dateUtc="2026-10-07T00:15:00Z">
              <w:r>
                <w:rPr>
                  <w:b/>
                  <w:bCs/>
                </w:rPr>
                <w:t>Этап</w:t>
              </w:r>
            </w:ins>
          </w:p>
        </w:tc>
        <w:tc>
          <w:tcPr>
            <w:tcW w:w="2268" w:type="dxa"/>
            <w:tcPrChange w:id="946" w:author="vesurkov" w:date="2026-10-07T07:15:00Z" w16du:dateUtc="2026-10-07T00:15:00Z">
              <w:tcPr>
                <w:tcW w:w="2268" w:type="dxa"/>
                <w:gridSpan w:val="2"/>
              </w:tcPr>
            </w:tcPrChange>
          </w:tcPr>
          <w:p w14:paraId="1174DDBB" w14:textId="1775FF42" w:rsidR="00EE4E29" w:rsidRDefault="00EE4E29" w:rsidP="00EE4E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ins w:id="947" w:author="vesurkov" w:date="2026-10-07T07:15:00Z" w16du:dateUtc="2026-10-07T00:15:00Z"/>
              </w:rPr>
              <w:pPrChange w:id="948" w:author="vesurkov" w:date="2026-10-07T07:15:00Z" w16du:dateUtc="2026-10-07T00:15:00Z">
                <w:pPr>
                  <w:numPr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left"/>
                </w:pPr>
              </w:pPrChange>
            </w:pPr>
            <w:ins w:id="949" w:author="vesurkov" w:date="2026-10-07T07:15:00Z" w16du:dateUtc="2026-10-07T00:15:00Z">
              <w:r>
                <w:rPr>
                  <w:b/>
                  <w:bCs/>
                </w:rPr>
                <w:t>Состав работ</w:t>
              </w:r>
            </w:ins>
          </w:p>
        </w:tc>
        <w:tc>
          <w:tcPr>
            <w:tcW w:w="5386" w:type="dxa"/>
            <w:tcPrChange w:id="950" w:author="vesurkov" w:date="2026-10-07T07:15:00Z" w16du:dateUtc="2026-10-07T00:15:00Z">
              <w:tcPr>
                <w:tcW w:w="5386" w:type="dxa"/>
                <w:gridSpan w:val="2"/>
              </w:tcPr>
            </w:tcPrChange>
          </w:tcPr>
          <w:p w14:paraId="4B6B137E" w14:textId="24CE45FE" w:rsidR="00EE4E29" w:rsidRDefault="00EE4E29" w:rsidP="00EE4E29">
            <w:pPr>
              <w:spacing w:after="160"/>
              <w:ind w:firstLine="0"/>
              <w:jc w:val="center"/>
              <w:rPr>
                <w:ins w:id="951" w:author="vesurkov" w:date="2026-10-07T07:15:00Z" w16du:dateUtc="2026-10-07T00:15:00Z"/>
              </w:rPr>
              <w:pPrChange w:id="952" w:author="vesurkov" w:date="2026-10-07T07:15:00Z" w16du:dateUtc="2026-10-07T00:15:00Z">
                <w:pPr>
                  <w:spacing w:after="160"/>
                  <w:ind w:firstLine="0"/>
                  <w:jc w:val="left"/>
                </w:pPr>
              </w:pPrChange>
            </w:pPr>
            <w:ins w:id="953" w:author="vesurkov" w:date="2026-10-07T07:15:00Z" w16du:dateUtc="2026-10-07T00:15:00Z">
              <w:r>
                <w:rPr>
                  <w:b/>
                  <w:bCs/>
                </w:rPr>
                <w:t>Наименование документа</w:t>
              </w:r>
            </w:ins>
          </w:p>
        </w:tc>
        <w:tc>
          <w:tcPr>
            <w:tcW w:w="1985" w:type="dxa"/>
            <w:tcPrChange w:id="954" w:author="vesurkov" w:date="2026-10-07T07:15:00Z" w16du:dateUtc="2026-10-07T00:15:00Z">
              <w:tcPr>
                <w:tcW w:w="1985" w:type="dxa"/>
                <w:gridSpan w:val="2"/>
                <w:vAlign w:val="center"/>
              </w:tcPr>
            </w:tcPrChange>
          </w:tcPr>
          <w:p w14:paraId="65D7AA54" w14:textId="185FF1E6" w:rsidR="00EE4E29" w:rsidRDefault="00EE4E29" w:rsidP="00EE4E29">
            <w:pPr>
              <w:spacing w:after="160"/>
              <w:ind w:firstLine="0"/>
              <w:jc w:val="center"/>
              <w:rPr>
                <w:ins w:id="955" w:author="vesurkov" w:date="2026-10-07T07:15:00Z" w16du:dateUtc="2026-10-07T00:15:00Z"/>
              </w:rPr>
            </w:pPr>
            <w:ins w:id="956" w:author="vesurkov" w:date="2026-10-07T07:15:00Z" w16du:dateUtc="2026-10-07T00:15:00Z">
              <w:r>
                <w:rPr>
                  <w:b/>
                  <w:bCs/>
                </w:rPr>
                <w:t>Обозначение</w:t>
              </w:r>
            </w:ins>
          </w:p>
        </w:tc>
        <w:tc>
          <w:tcPr>
            <w:tcW w:w="2410" w:type="dxa"/>
            <w:tcPrChange w:id="957" w:author="vesurkov" w:date="2026-10-07T07:15:00Z" w16du:dateUtc="2026-10-07T00:15:00Z">
              <w:tcPr>
                <w:tcW w:w="2410" w:type="dxa"/>
                <w:gridSpan w:val="2"/>
              </w:tcPr>
            </w:tcPrChange>
          </w:tcPr>
          <w:p w14:paraId="1DAE4564" w14:textId="33CFC91D" w:rsidR="00EE4E29" w:rsidRDefault="00EE4E29" w:rsidP="00EE4E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ins w:id="958" w:author="vesurkov" w:date="2026-10-07T07:15:00Z" w16du:dateUtc="2026-10-07T00:15:00Z"/>
                <w:color w:val="000000"/>
              </w:rPr>
              <w:pPrChange w:id="959" w:author="vesurkov" w:date="2026-10-07T07:15:00Z" w16du:dateUtc="2026-10-07T00:15:00Z">
                <w:pPr>
                  <w:numPr>
                    <w:numId w:val="8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left"/>
                </w:pPr>
              </w:pPrChange>
            </w:pPr>
            <w:ins w:id="960" w:author="vesurkov" w:date="2026-10-07T07:15:00Z" w16du:dateUtc="2026-10-07T00:15:00Z">
              <w:r>
                <w:rPr>
                  <w:b/>
                  <w:bCs/>
                </w:rPr>
                <w:t>Разработан согласно</w:t>
              </w:r>
            </w:ins>
          </w:p>
        </w:tc>
        <w:tc>
          <w:tcPr>
            <w:tcW w:w="1651" w:type="dxa"/>
            <w:tcPrChange w:id="961" w:author="vesurkov" w:date="2026-10-07T07:15:00Z" w16du:dateUtc="2026-10-07T00:15:00Z">
              <w:tcPr>
                <w:tcW w:w="1651" w:type="dxa"/>
              </w:tcPr>
            </w:tcPrChange>
          </w:tcPr>
          <w:p w14:paraId="41A8BDE2" w14:textId="45633F17" w:rsidR="00EE4E29" w:rsidRDefault="00EE4E29" w:rsidP="00EE4E29">
            <w:pPr>
              <w:spacing w:after="160"/>
              <w:ind w:firstLine="0"/>
              <w:jc w:val="center"/>
              <w:rPr>
                <w:ins w:id="962" w:author="vesurkov" w:date="2026-10-07T07:15:00Z" w16du:dateUtc="2026-10-07T00:15:00Z"/>
              </w:rPr>
              <w:pPrChange w:id="963" w:author="vesurkov" w:date="2026-10-07T07:15:00Z" w16du:dateUtc="2026-10-07T00:15:00Z">
                <w:pPr>
                  <w:spacing w:after="160"/>
                  <w:ind w:firstLine="0"/>
                  <w:jc w:val="left"/>
                </w:pPr>
              </w:pPrChange>
            </w:pPr>
            <w:ins w:id="964" w:author="vesurkov" w:date="2026-10-07T07:15:00Z" w16du:dateUtc="2026-10-07T00:15:00Z">
              <w:r>
                <w:rPr>
                  <w:b/>
                  <w:bCs/>
                </w:rPr>
                <w:t>Сроки выполнения</w:t>
              </w:r>
            </w:ins>
          </w:p>
        </w:tc>
      </w:tr>
      <w:tr w:rsidR="00EE4E29" w14:paraId="5FA086F3" w14:textId="77777777" w:rsidTr="00EE4E29">
        <w:tblPrEx>
          <w:tblPrExChange w:id="965" w:author="vesurkov" w:date="2026-10-07T07:15:00Z" w16du:dateUtc="2026-10-07T00:15:00Z">
            <w:tblPrEx>
              <w:tblW w:w="16889" w:type="dxa"/>
            </w:tblPrEx>
          </w:tblPrExChange>
        </w:tblPrEx>
        <w:trPr>
          <w:trHeight w:val="539"/>
          <w:trPrChange w:id="966" w:author="vesurkov" w:date="2026-10-07T07:15:00Z" w16du:dateUtc="2026-10-07T00:15:00Z">
            <w:trPr>
              <w:trHeight w:val="526"/>
            </w:trPr>
          </w:trPrChange>
        </w:trPr>
        <w:tc>
          <w:tcPr>
            <w:tcW w:w="846" w:type="dxa"/>
            <w:vMerge w:val="restart"/>
            <w:tcPrChange w:id="967" w:author="vesurkov" w:date="2026-10-07T07:15:00Z" w16du:dateUtc="2026-10-07T00:15:00Z">
              <w:tcPr>
                <w:tcW w:w="2339" w:type="dxa"/>
                <w:gridSpan w:val="2"/>
                <w:vMerge w:val="restart"/>
              </w:tcPr>
            </w:tcPrChange>
          </w:tcPr>
          <w:p w14:paraId="49B16025" w14:textId="3CD84543" w:rsidR="00EE4E29" w:rsidRDefault="00EE4E29" w:rsidP="00EE4E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pPrChange w:id="968" w:author="vesurkov" w:date="2026-10-07T07:14:00Z" w16du:dateUtc="2026-10-07T00:14:00Z">
                <w:pPr>
                  <w:numPr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ind w:firstLine="0"/>
                  <w:jc w:val="left"/>
                </w:pPr>
              </w:pPrChange>
            </w:pPr>
            <w:ins w:id="969" w:author="vesurkov" w:date="2026-10-07T07:14:00Z" w16du:dateUtc="2026-10-07T00:14:00Z">
              <w:r>
                <w:t>4</w:t>
              </w:r>
            </w:ins>
          </w:p>
        </w:tc>
        <w:tc>
          <w:tcPr>
            <w:tcW w:w="2268" w:type="dxa"/>
            <w:vMerge w:val="restart"/>
            <w:tcPrChange w:id="970" w:author="vesurkov" w:date="2026-10-07T07:15:00Z" w16du:dateUtc="2026-10-07T00:15:00Z">
              <w:tcPr>
                <w:tcW w:w="2339" w:type="dxa"/>
                <w:gridSpan w:val="2"/>
                <w:vMerge w:val="restart"/>
              </w:tcPr>
            </w:tcPrChange>
          </w:tcPr>
          <w:p w14:paraId="0C4D6EAB" w14:textId="6C10559D" w:rsidR="00EE4E29" w:rsidRDefault="00EE4E29" w:rsidP="006D273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</w:pPr>
            <w:r>
              <w:t>Доработка</w:t>
            </w:r>
            <w:r>
              <w:rPr>
                <w:color w:val="000000"/>
              </w:rPr>
              <w:t xml:space="preserve"> плагина</w:t>
            </w:r>
          </w:p>
          <w:p w14:paraId="119B4900" w14:textId="77777777" w:rsidR="00EE4E29" w:rsidRDefault="00EE4E29" w:rsidP="006D273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0"/>
              <w:jc w:val="left"/>
            </w:pPr>
            <w:r>
              <w:rPr>
                <w:color w:val="000000"/>
              </w:rPr>
              <w:t>Создание пояснительной записки</w:t>
            </w:r>
          </w:p>
        </w:tc>
        <w:tc>
          <w:tcPr>
            <w:tcW w:w="5386" w:type="dxa"/>
            <w:tcPrChange w:id="971" w:author="vesurkov" w:date="2026-10-07T07:15:00Z" w16du:dateUtc="2026-10-07T00:15:00Z">
              <w:tcPr>
                <w:tcW w:w="5795" w:type="dxa"/>
                <w:gridSpan w:val="2"/>
              </w:tcPr>
            </w:tcPrChange>
          </w:tcPr>
          <w:p w14:paraId="0D4C454B" w14:textId="77777777" w:rsidR="00EE4E29" w:rsidRDefault="00EE4E29" w:rsidP="00F1065E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1985" w:type="dxa"/>
            <w:vMerge w:val="restart"/>
            <w:vAlign w:val="center"/>
            <w:tcPrChange w:id="972" w:author="vesurkov" w:date="2026-10-07T07:15:00Z" w16du:dateUtc="2026-10-07T00:15:00Z">
              <w:tcPr>
                <w:tcW w:w="2197" w:type="dxa"/>
                <w:gridSpan w:val="2"/>
                <w:vMerge w:val="restart"/>
                <w:vAlign w:val="center"/>
              </w:tcPr>
            </w:tcPrChange>
          </w:tcPr>
          <w:p w14:paraId="420AFBE1" w14:textId="77777777" w:rsidR="00EE4E29" w:rsidRDefault="00EE4E29" w:rsidP="00F1065E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410" w:type="dxa"/>
            <w:vMerge w:val="restart"/>
            <w:tcPrChange w:id="973" w:author="vesurkov" w:date="2026-10-07T07:15:00Z" w16du:dateUtc="2026-10-07T00:15:00Z">
              <w:tcPr>
                <w:tcW w:w="2404" w:type="dxa"/>
                <w:gridSpan w:val="3"/>
                <w:vMerge w:val="restart"/>
              </w:tcPr>
            </w:tcPrChange>
          </w:tcPr>
          <w:p w14:paraId="3A6DB1F8" w14:textId="77777777" w:rsidR="00EE4E29" w:rsidRDefault="00EE4E29" w:rsidP="006D273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</w:pPr>
            <w:r>
              <w:rPr>
                <w:color w:val="000000"/>
              </w:rPr>
              <w:t>RSDN Magazine #1-2004</w:t>
            </w:r>
          </w:p>
          <w:p w14:paraId="1D5138A9" w14:textId="77777777" w:rsidR="00EE4E29" w:rsidRDefault="00EE4E29" w:rsidP="006D273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0"/>
              <w:jc w:val="left"/>
            </w:pPr>
            <w:r>
              <w:rPr>
                <w:color w:val="000000"/>
              </w:rPr>
              <w:t>ОС ТУСУР 01-2021</w:t>
            </w:r>
          </w:p>
        </w:tc>
        <w:tc>
          <w:tcPr>
            <w:tcW w:w="1651" w:type="dxa"/>
            <w:vMerge w:val="restart"/>
            <w:tcPrChange w:id="974" w:author="vesurkov" w:date="2026-10-07T07:15:00Z" w16du:dateUtc="2026-10-07T00:15:00Z">
              <w:tcPr>
                <w:tcW w:w="1815" w:type="dxa"/>
                <w:vMerge w:val="restart"/>
              </w:tcPr>
            </w:tcPrChange>
          </w:tcPr>
          <w:p w14:paraId="4FF75C66" w14:textId="77777777" w:rsidR="00EE4E29" w:rsidRDefault="00EE4E29" w:rsidP="00F1065E">
            <w:pPr>
              <w:spacing w:after="160"/>
              <w:ind w:firstLine="0"/>
              <w:jc w:val="left"/>
            </w:pPr>
            <w:r>
              <w:t>Не позднее 29 декабря 2026 года</w:t>
            </w:r>
          </w:p>
        </w:tc>
      </w:tr>
      <w:tr w:rsidR="00EE4E29" w14:paraId="38FC7C3D" w14:textId="77777777" w:rsidTr="00EE4E29">
        <w:tblPrEx>
          <w:tblPrExChange w:id="975" w:author="vesurkov" w:date="2026-10-07T07:15:00Z" w16du:dateUtc="2026-10-07T00:15:00Z">
            <w:tblPrEx>
              <w:tblW w:w="16889" w:type="dxa"/>
            </w:tblPrEx>
          </w:tblPrExChange>
        </w:tblPrEx>
        <w:trPr>
          <w:trHeight w:val="539"/>
          <w:trPrChange w:id="976" w:author="vesurkov" w:date="2026-10-07T07:15:00Z" w16du:dateUtc="2026-10-07T00:15:00Z">
            <w:trPr>
              <w:trHeight w:val="526"/>
            </w:trPr>
          </w:trPrChange>
        </w:trPr>
        <w:tc>
          <w:tcPr>
            <w:tcW w:w="846" w:type="dxa"/>
            <w:vMerge/>
            <w:tcPrChange w:id="977" w:author="vesurkov" w:date="2026-10-07T07:15:00Z" w16du:dateUtc="2026-10-07T00:15:00Z">
              <w:tcPr>
                <w:tcW w:w="2339" w:type="dxa"/>
                <w:gridSpan w:val="2"/>
                <w:vMerge/>
              </w:tcPr>
            </w:tcPrChange>
          </w:tcPr>
          <w:p w14:paraId="1CE5A173" w14:textId="77777777" w:rsidR="00EE4E29" w:rsidRDefault="00EE4E29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8" w:type="dxa"/>
            <w:vMerge/>
            <w:tcPrChange w:id="978" w:author="vesurkov" w:date="2026-10-07T07:15:00Z" w16du:dateUtc="2026-10-07T00:15:00Z">
              <w:tcPr>
                <w:tcW w:w="2339" w:type="dxa"/>
                <w:gridSpan w:val="2"/>
                <w:vMerge/>
              </w:tcPr>
            </w:tcPrChange>
          </w:tcPr>
          <w:p w14:paraId="2C660693" w14:textId="34C24BE0" w:rsidR="00EE4E29" w:rsidRDefault="00EE4E29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386" w:type="dxa"/>
            <w:tcPrChange w:id="979" w:author="vesurkov" w:date="2026-10-07T07:15:00Z" w16du:dateUtc="2026-10-07T00:15:00Z">
              <w:tcPr>
                <w:tcW w:w="5795" w:type="dxa"/>
                <w:gridSpan w:val="2"/>
              </w:tcPr>
            </w:tcPrChange>
          </w:tcPr>
          <w:p w14:paraId="6116F743" w14:textId="77777777" w:rsidR="00EE4E29" w:rsidRDefault="00EE4E29" w:rsidP="00F1065E">
            <w:pPr>
              <w:spacing w:after="160" w:line="259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1985" w:type="dxa"/>
            <w:vMerge/>
            <w:vAlign w:val="center"/>
            <w:tcPrChange w:id="980" w:author="vesurkov" w:date="2026-10-07T07:15:00Z" w16du:dateUtc="2026-10-07T00:15:00Z">
              <w:tcPr>
                <w:tcW w:w="2197" w:type="dxa"/>
                <w:gridSpan w:val="2"/>
                <w:vMerge/>
                <w:vAlign w:val="center"/>
              </w:tcPr>
            </w:tcPrChange>
          </w:tcPr>
          <w:p w14:paraId="4918B894" w14:textId="77777777" w:rsidR="00EE4E29" w:rsidRDefault="00EE4E29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410" w:type="dxa"/>
            <w:vMerge/>
            <w:tcPrChange w:id="981" w:author="vesurkov" w:date="2026-10-07T07:15:00Z" w16du:dateUtc="2026-10-07T00:15:00Z">
              <w:tcPr>
                <w:tcW w:w="2404" w:type="dxa"/>
                <w:gridSpan w:val="3"/>
                <w:vMerge/>
              </w:tcPr>
            </w:tcPrChange>
          </w:tcPr>
          <w:p w14:paraId="546DED8A" w14:textId="77777777" w:rsidR="00EE4E29" w:rsidRDefault="00EE4E29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651" w:type="dxa"/>
            <w:vMerge/>
            <w:tcPrChange w:id="982" w:author="vesurkov" w:date="2026-10-07T07:15:00Z" w16du:dateUtc="2026-10-07T00:15:00Z">
              <w:tcPr>
                <w:tcW w:w="1815" w:type="dxa"/>
                <w:vMerge/>
              </w:tcPr>
            </w:tcPrChange>
          </w:tcPr>
          <w:p w14:paraId="183EB6EE" w14:textId="77777777" w:rsidR="00EE4E29" w:rsidRDefault="00EE4E29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EE4E29" w14:paraId="7131234C" w14:textId="77777777" w:rsidTr="00EE4E29">
        <w:tblPrEx>
          <w:tblPrExChange w:id="983" w:author="vesurkov" w:date="2026-10-07T07:15:00Z" w16du:dateUtc="2026-10-07T00:15:00Z">
            <w:tblPrEx>
              <w:tblW w:w="16889" w:type="dxa"/>
            </w:tblPrEx>
          </w:tblPrExChange>
        </w:tblPrEx>
        <w:trPr>
          <w:trHeight w:val="198"/>
          <w:trPrChange w:id="984" w:author="vesurkov" w:date="2026-10-07T07:15:00Z" w16du:dateUtc="2026-10-07T00:15:00Z">
            <w:trPr>
              <w:trHeight w:val="194"/>
            </w:trPr>
          </w:trPrChange>
        </w:trPr>
        <w:tc>
          <w:tcPr>
            <w:tcW w:w="846" w:type="dxa"/>
            <w:vMerge/>
            <w:tcPrChange w:id="985" w:author="vesurkov" w:date="2026-10-07T07:15:00Z" w16du:dateUtc="2026-10-07T00:15:00Z">
              <w:tcPr>
                <w:tcW w:w="2339" w:type="dxa"/>
                <w:gridSpan w:val="2"/>
                <w:vMerge/>
              </w:tcPr>
            </w:tcPrChange>
          </w:tcPr>
          <w:p w14:paraId="40AC67DA" w14:textId="77777777" w:rsidR="00EE4E29" w:rsidRDefault="00EE4E29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8" w:type="dxa"/>
            <w:vMerge/>
            <w:tcPrChange w:id="986" w:author="vesurkov" w:date="2026-10-07T07:15:00Z" w16du:dateUtc="2026-10-07T00:15:00Z">
              <w:tcPr>
                <w:tcW w:w="2339" w:type="dxa"/>
                <w:gridSpan w:val="2"/>
                <w:vMerge/>
              </w:tcPr>
            </w:tcPrChange>
          </w:tcPr>
          <w:p w14:paraId="4936F758" w14:textId="306F80C9" w:rsidR="00EE4E29" w:rsidRDefault="00EE4E29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386" w:type="dxa"/>
            <w:tcPrChange w:id="987" w:author="vesurkov" w:date="2026-10-07T07:15:00Z" w16du:dateUtc="2026-10-07T00:15:00Z">
              <w:tcPr>
                <w:tcW w:w="5795" w:type="dxa"/>
                <w:gridSpan w:val="2"/>
              </w:tcPr>
            </w:tcPrChange>
          </w:tcPr>
          <w:p w14:paraId="5CBBB3DF" w14:textId="77777777" w:rsidR="00EE4E29" w:rsidRDefault="00EE4E29" w:rsidP="00F1065E">
            <w:pPr>
              <w:spacing w:after="160" w:line="259" w:lineRule="auto"/>
              <w:ind w:firstLine="0"/>
              <w:jc w:val="left"/>
            </w:pPr>
            <w:r>
              <w:t>Пояснительная записка</w:t>
            </w:r>
          </w:p>
        </w:tc>
        <w:tc>
          <w:tcPr>
            <w:tcW w:w="1985" w:type="dxa"/>
            <w:vMerge/>
            <w:vAlign w:val="center"/>
            <w:tcPrChange w:id="988" w:author="vesurkov" w:date="2026-10-07T07:15:00Z" w16du:dateUtc="2026-10-07T00:15:00Z">
              <w:tcPr>
                <w:tcW w:w="2197" w:type="dxa"/>
                <w:gridSpan w:val="2"/>
                <w:vMerge/>
                <w:vAlign w:val="center"/>
              </w:tcPr>
            </w:tcPrChange>
          </w:tcPr>
          <w:p w14:paraId="27F0681A" w14:textId="77777777" w:rsidR="00EE4E29" w:rsidRDefault="00EE4E29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410" w:type="dxa"/>
            <w:vMerge/>
            <w:tcPrChange w:id="989" w:author="vesurkov" w:date="2026-10-07T07:15:00Z" w16du:dateUtc="2026-10-07T00:15:00Z">
              <w:tcPr>
                <w:tcW w:w="2404" w:type="dxa"/>
                <w:gridSpan w:val="3"/>
                <w:vMerge/>
              </w:tcPr>
            </w:tcPrChange>
          </w:tcPr>
          <w:p w14:paraId="4CD66B1C" w14:textId="77777777" w:rsidR="00EE4E29" w:rsidRDefault="00EE4E29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651" w:type="dxa"/>
            <w:vMerge/>
            <w:tcPrChange w:id="990" w:author="vesurkov" w:date="2026-10-07T07:15:00Z" w16du:dateUtc="2026-10-07T00:15:00Z">
              <w:tcPr>
                <w:tcW w:w="1815" w:type="dxa"/>
                <w:vMerge/>
              </w:tcPr>
            </w:tcPrChange>
          </w:tcPr>
          <w:p w14:paraId="58D7FDD1" w14:textId="77777777" w:rsidR="00EE4E29" w:rsidRDefault="00EE4E29" w:rsidP="00F106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</w:tbl>
    <w:p w14:paraId="6420F44B" w14:textId="77777777" w:rsidR="006D2737" w:rsidRDefault="006D2737">
      <w:pPr>
        <w:spacing w:after="160" w:line="259" w:lineRule="auto"/>
        <w:ind w:firstLine="0"/>
        <w:jc w:val="left"/>
      </w:pPr>
    </w:p>
    <w:p w14:paraId="095FB191" w14:textId="77777777" w:rsidR="006D2737" w:rsidRDefault="006D2737">
      <w:pPr>
        <w:spacing w:after="160" w:line="259" w:lineRule="auto"/>
        <w:ind w:firstLine="0"/>
        <w:jc w:val="left"/>
      </w:pPr>
    </w:p>
    <w:p w14:paraId="231F3FB2" w14:textId="77777777" w:rsidR="006D2737" w:rsidRDefault="006D2737">
      <w:pPr>
        <w:spacing w:after="160" w:line="259" w:lineRule="auto"/>
        <w:ind w:firstLine="0"/>
        <w:jc w:val="left"/>
      </w:pPr>
    </w:p>
    <w:p w14:paraId="7A96C09D" w14:textId="77777777" w:rsidR="006D2737" w:rsidRDefault="006D2737">
      <w:pPr>
        <w:spacing w:after="160" w:line="259" w:lineRule="auto"/>
        <w:ind w:firstLine="0"/>
        <w:jc w:val="left"/>
      </w:pPr>
    </w:p>
    <w:p w14:paraId="2C9F0D9C" w14:textId="77777777" w:rsidR="006D2737" w:rsidRDefault="006D2737">
      <w:pPr>
        <w:spacing w:after="160" w:line="259" w:lineRule="auto"/>
        <w:ind w:firstLine="0"/>
        <w:jc w:val="left"/>
      </w:pPr>
    </w:p>
    <w:p w14:paraId="7DE476D7" w14:textId="77777777" w:rsidR="006D2737" w:rsidRDefault="006D2737">
      <w:pPr>
        <w:spacing w:after="160" w:line="259" w:lineRule="auto"/>
        <w:ind w:firstLine="0"/>
        <w:jc w:val="left"/>
      </w:pPr>
    </w:p>
    <w:p w14:paraId="5CDDCD71" w14:textId="77777777" w:rsidR="006D2737" w:rsidRDefault="006D2737">
      <w:pPr>
        <w:spacing w:after="160" w:line="259" w:lineRule="auto"/>
        <w:ind w:firstLine="0"/>
        <w:jc w:val="left"/>
      </w:pPr>
    </w:p>
    <w:p w14:paraId="7DE1FCFD" w14:textId="77777777" w:rsidR="006D2737" w:rsidRDefault="006D2737">
      <w:pPr>
        <w:spacing w:after="160" w:line="259" w:lineRule="auto"/>
        <w:ind w:firstLine="0"/>
        <w:jc w:val="left"/>
      </w:pPr>
    </w:p>
    <w:p w14:paraId="3C232FBB" w14:textId="77777777" w:rsidR="006D2737" w:rsidRDefault="006D2737">
      <w:pPr>
        <w:spacing w:after="160" w:line="259" w:lineRule="auto"/>
        <w:ind w:firstLine="0"/>
        <w:jc w:val="left"/>
      </w:pPr>
    </w:p>
    <w:p w14:paraId="496B2A64" w14:textId="77777777" w:rsidR="006D2737" w:rsidDel="00E1340E" w:rsidRDefault="006D2737">
      <w:pPr>
        <w:spacing w:after="160" w:line="259" w:lineRule="auto"/>
        <w:ind w:firstLine="0"/>
        <w:jc w:val="left"/>
        <w:rPr>
          <w:del w:id="991" w:author="vesurkov" w:date="2026-10-07T07:24:00Z" w16du:dateUtc="2026-10-07T00:24:00Z"/>
        </w:rPr>
      </w:pPr>
    </w:p>
    <w:p w14:paraId="2E7062ED" w14:textId="77777777" w:rsidR="006D2737" w:rsidRDefault="006D2737">
      <w:pPr>
        <w:spacing w:after="160" w:line="259" w:lineRule="auto"/>
        <w:ind w:firstLine="0"/>
        <w:jc w:val="left"/>
      </w:pPr>
    </w:p>
    <w:p w14:paraId="3247D07A" w14:textId="77777777" w:rsidR="006D2737" w:rsidDel="00E1340E" w:rsidRDefault="006D2737">
      <w:pPr>
        <w:spacing w:after="160" w:line="259" w:lineRule="auto"/>
        <w:ind w:firstLine="0"/>
        <w:jc w:val="left"/>
        <w:rPr>
          <w:del w:id="992" w:author="vesurkov" w:date="2026-10-07T07:24:00Z" w16du:dateUtc="2026-10-07T00:24:00Z"/>
        </w:rPr>
      </w:pPr>
    </w:p>
    <w:p w14:paraId="000000CD" w14:textId="7678CF9B" w:rsidR="006D2737" w:rsidRDefault="006D2737" w:rsidP="00E1340E">
      <w:pPr>
        <w:spacing w:after="160" w:line="259" w:lineRule="auto"/>
        <w:ind w:firstLine="0"/>
        <w:sectPr w:rsidR="006D2737">
          <w:pgSz w:w="16838" w:h="11906" w:orient="landscape"/>
          <w:pgMar w:top="850" w:right="1134" w:bottom="1701" w:left="1134" w:header="708" w:footer="708" w:gutter="0"/>
          <w:cols w:space="720"/>
          <w:titlePg/>
        </w:sectPr>
        <w:pPrChange w:id="993" w:author="vesurkov" w:date="2026-10-07T07:24:00Z" w16du:dateUtc="2026-10-07T00:24:00Z">
          <w:pPr>
            <w:spacing w:after="160" w:line="259" w:lineRule="auto"/>
            <w:ind w:firstLine="0"/>
            <w:jc w:val="center"/>
          </w:pPr>
        </w:pPrChange>
      </w:pPr>
    </w:p>
    <w:p w14:paraId="000000CE" w14:textId="77777777" w:rsidR="00A843E5" w:rsidRDefault="00000000" w:rsidP="001D6241">
      <w:pPr>
        <w:pStyle w:val="1"/>
        <w:numPr>
          <w:ilvl w:val="0"/>
          <w:numId w:val="17"/>
        </w:numPr>
        <w:jc w:val="center"/>
        <w:pPrChange w:id="994" w:author="vesurkov" w:date="2026-10-07T09:19:00Z" w16du:dateUtc="2026-10-07T02:19:00Z">
          <w:pPr>
            <w:pStyle w:val="1"/>
            <w:numPr>
              <w:numId w:val="5"/>
            </w:numPr>
            <w:tabs>
              <w:tab w:val="clear" w:pos="720"/>
            </w:tabs>
            <w:ind w:left="432" w:hanging="432"/>
            <w:jc w:val="center"/>
          </w:pPr>
        </w:pPrChange>
      </w:pPr>
      <w:bookmarkStart w:id="995" w:name="_Toc242260060"/>
      <w:r>
        <w:lastRenderedPageBreak/>
        <w:t>ПОРЯДОК РАЗРАБОТКИ АВТОМАТИЗИРОВАННОЙ СИСТЕМЫ</w:t>
      </w:r>
      <w:bookmarkEnd w:id="995"/>
    </w:p>
    <w:p w14:paraId="000000CF" w14:textId="77777777" w:rsidR="00A843E5" w:rsidRDefault="00A843E5" w:rsidP="00F81157">
      <w:pPr>
        <w:ind w:firstLine="0"/>
        <w:pPrChange w:id="996" w:author="vesurkov" w:date="2026-10-07T08:40:00Z" w16du:dateUtc="2026-10-07T01:40:00Z">
          <w:pPr/>
        </w:pPrChange>
      </w:pPr>
    </w:p>
    <w:p w14:paraId="000000D0" w14:textId="2413BB0C" w:rsidR="00A843E5" w:rsidRDefault="00000000" w:rsidP="00C219EF">
      <w:pPr>
        <w:pStyle w:val="2"/>
        <w:numPr>
          <w:ilvl w:val="1"/>
          <w:numId w:val="21"/>
        </w:numPr>
        <w:ind w:left="374" w:hanging="374"/>
        <w:jc w:val="center"/>
        <w:rPr>
          <w:ins w:id="997" w:author="vesurkov" w:date="2026-10-07T08:35:00Z" w16du:dateUtc="2026-10-07T01:35:00Z"/>
        </w:rPr>
        <w:pPrChange w:id="998" w:author="vesurkov" w:date="2026-10-07T09:25:00Z" w16du:dateUtc="2026-10-07T02:25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bookmarkStart w:id="999" w:name="_Toc242260061"/>
      <w:r>
        <w:t>Порядок организации разработки АС</w:t>
      </w:r>
      <w:bookmarkEnd w:id="999"/>
    </w:p>
    <w:p w14:paraId="5B221BA8" w14:textId="77777777" w:rsidR="00F606EB" w:rsidRPr="00F606EB" w:rsidRDefault="00F606EB" w:rsidP="00F606EB">
      <w:pPr>
        <w:pPrChange w:id="1000" w:author="vesurkov" w:date="2026-10-07T08:35:00Z" w16du:dateUtc="2026-10-07T01:35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</w:p>
    <w:p w14:paraId="000000D1" w14:textId="4C9B830E" w:rsidR="00A843E5" w:rsidRDefault="00000000">
      <w:r>
        <w:t xml:space="preserve">Работа по разработке АС организуется в удаленном формате с возможностью очного присутствия в рабочие часы и использовании для разработки </w:t>
      </w:r>
      <w:r w:rsidR="008D60EC">
        <w:t>ПК,</w:t>
      </w:r>
      <w:r>
        <w:t xml:space="preserve"> находящихся в распоряжении кафедры КСУП.</w:t>
      </w:r>
    </w:p>
    <w:p w14:paraId="000000D2" w14:textId="77777777" w:rsidR="00A843E5" w:rsidRDefault="00A843E5"/>
    <w:p w14:paraId="000000D3" w14:textId="77777777" w:rsidR="00A843E5" w:rsidRDefault="00000000" w:rsidP="00C219EF">
      <w:pPr>
        <w:pStyle w:val="2"/>
        <w:numPr>
          <w:ilvl w:val="1"/>
          <w:numId w:val="21"/>
        </w:numPr>
        <w:ind w:left="0" w:firstLine="0"/>
        <w:jc w:val="center"/>
        <w:pPrChange w:id="1001" w:author="vesurkov" w:date="2026-10-07T09:26:00Z" w16du:dateUtc="2026-10-07T02:26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bookmarkStart w:id="1002" w:name="_Toc242260062"/>
      <w:r>
        <w:t>Перечень документов и исходных данных для разработки АС</w:t>
      </w:r>
      <w:bookmarkEnd w:id="1002"/>
    </w:p>
    <w:p w14:paraId="000000D4" w14:textId="77777777" w:rsidR="00A843E5" w:rsidRDefault="00A843E5"/>
    <w:p w14:paraId="000000D5" w14:textId="5AA49EA3" w:rsidR="00A843E5" w:rsidRDefault="00000000">
      <w:r>
        <w:t>Для разработки плагина "</w:t>
      </w:r>
      <w:r w:rsidR="008D60EC" w:rsidRPr="008D60EC">
        <w:t xml:space="preserve"> Заглушка для проводов в столешнице</w:t>
      </w:r>
      <w:r>
        <w:t xml:space="preserve">" для САПР </w:t>
      </w:r>
      <w:r w:rsidR="008D60EC" w:rsidRPr="008D60EC">
        <w:t>КОМПАС-3D</w:t>
      </w:r>
      <w:r>
        <w:t xml:space="preserve"> нужны следующие документы:</w:t>
      </w:r>
    </w:p>
    <w:p w14:paraId="000000D6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документация для языка программированию C#;</w:t>
      </w:r>
    </w:p>
    <w:p w14:paraId="17939366" w14:textId="2B66A4EE" w:rsidR="00AF4F94" w:rsidRPr="00AF4F94" w:rsidRDefault="00000000" w:rsidP="00AF4F9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ins w:id="1003" w:author="vesurkov" w:date="2026-10-07T07:28:00Z" w16du:dateUtc="2026-10-07T00:28:00Z"/>
          <w:rPrChange w:id="1004" w:author="vesurkov" w:date="2026-10-07T07:28:00Z" w16du:dateUtc="2026-10-07T00:28:00Z">
            <w:rPr>
              <w:ins w:id="1005" w:author="vesurkov" w:date="2026-10-07T07:28:00Z" w16du:dateUtc="2026-10-07T00:28:00Z"/>
              <w:color w:val="000000"/>
            </w:rPr>
          </w:rPrChange>
        </w:rPr>
      </w:pPr>
      <w:commentRangeStart w:id="1006"/>
      <w:commentRangeStart w:id="1007"/>
      <w:r>
        <w:rPr>
          <w:color w:val="000000"/>
        </w:rPr>
        <w:t xml:space="preserve">ГОСТ </w:t>
      </w:r>
      <w:r w:rsidR="008D60EC" w:rsidRPr="007D49AC">
        <w:t>16371-2014</w:t>
      </w:r>
      <w:r w:rsidR="008D60EC">
        <w:t xml:space="preserve"> </w:t>
      </w:r>
      <w:r>
        <w:rPr>
          <w:color w:val="000000"/>
        </w:rPr>
        <w:t>«</w:t>
      </w:r>
      <w:r w:rsidR="008D60EC" w:rsidRPr="008D60EC">
        <w:rPr>
          <w:color w:val="000000"/>
        </w:rPr>
        <w:t>Мебель. Общие технические условия</w:t>
      </w:r>
      <w:r>
        <w:rPr>
          <w:color w:val="000000"/>
        </w:rPr>
        <w:t>»</w:t>
      </w:r>
      <w:ins w:id="1008" w:author="vesurkov" w:date="2026-10-07T07:29:00Z" w16du:dateUtc="2026-10-07T00:29:00Z">
        <w:r w:rsidR="00AF4F94">
          <w:t>:</w:t>
        </w:r>
      </w:ins>
      <w:del w:id="1009" w:author="vesurkov" w:date="2026-10-07T07:29:00Z" w16du:dateUtc="2026-10-07T00:29:00Z">
        <w:r w:rsidDel="00AF4F94">
          <w:rPr>
            <w:color w:val="000000"/>
          </w:rPr>
          <w:delText>;</w:delText>
        </w:r>
      </w:del>
      <w:commentRangeEnd w:id="1006"/>
      <w:r w:rsidR="006473BF" w:rsidRPr="00AF4F94">
        <w:rPr>
          <w:rStyle w:val="af9"/>
          <w:sz w:val="28"/>
          <w:szCs w:val="28"/>
          <w:rPrChange w:id="1010" w:author="vesurkov" w:date="2026-10-07T07:28:00Z" w16du:dateUtc="2026-10-07T00:28:00Z">
            <w:rPr>
              <w:rStyle w:val="af9"/>
              <w:color w:val="000000"/>
              <w:sz w:val="28"/>
              <w:szCs w:val="28"/>
            </w:rPr>
          </w:rPrChange>
        </w:rPr>
        <w:commentReference w:id="1006"/>
      </w:r>
      <w:commentRangeEnd w:id="1007"/>
      <w:r w:rsidR="008321AF" w:rsidRPr="00AF4F94">
        <w:rPr>
          <w:rStyle w:val="af9"/>
          <w:sz w:val="28"/>
          <w:szCs w:val="28"/>
          <w:rPrChange w:id="1011" w:author="vesurkov" w:date="2026-10-07T07:28:00Z" w16du:dateUtc="2026-10-07T00:28:00Z">
            <w:rPr>
              <w:rStyle w:val="af9"/>
              <w:color w:val="000000"/>
              <w:sz w:val="28"/>
              <w:szCs w:val="28"/>
            </w:rPr>
          </w:rPrChange>
        </w:rPr>
        <w:commentReference w:id="1007"/>
      </w:r>
    </w:p>
    <w:p w14:paraId="396960E7" w14:textId="77777777" w:rsidR="00AF4F94" w:rsidRDefault="00AF4F94" w:rsidP="008321AF">
      <w:pPr>
        <w:pBdr>
          <w:top w:val="nil"/>
          <w:left w:val="nil"/>
          <w:bottom w:val="nil"/>
          <w:right w:val="nil"/>
          <w:between w:val="nil"/>
        </w:pBdr>
        <w:rPr>
          <w:ins w:id="1012" w:author="vesurkov" w:date="2026-10-07T07:28:00Z" w16du:dateUtc="2026-10-07T00:28:00Z"/>
          <w:color w:val="000000"/>
        </w:rPr>
        <w:pPrChange w:id="1013" w:author="vesurkov" w:date="2026-10-07T07:38:00Z" w16du:dateUtc="2026-10-07T00:38:00Z">
          <w:pPr>
            <w:pBdr>
              <w:top w:val="nil"/>
              <w:left w:val="nil"/>
              <w:bottom w:val="nil"/>
              <w:right w:val="nil"/>
              <w:between w:val="nil"/>
            </w:pBdr>
            <w:ind w:left="1429" w:firstLine="0"/>
          </w:pPr>
        </w:pPrChange>
      </w:pPr>
      <w:ins w:id="1014" w:author="vesurkov" w:date="2026-10-07T07:28:00Z" w16du:dateUtc="2026-10-07T00:28:00Z">
        <w:r w:rsidRPr="00AF4F94">
          <w:rPr>
            <w:color w:val="000000"/>
          </w:rPr>
          <w:t>– п. 5.3.2 — защита кабелей от повреждений о необлицованные кромки отверстий в плитных материалах в местах установки фурнитуры;</w:t>
        </w:r>
      </w:ins>
    </w:p>
    <w:p w14:paraId="3B29284A" w14:textId="31801A47" w:rsidR="00AF4F94" w:rsidRDefault="00AF4F94" w:rsidP="008321AF">
      <w:pPr>
        <w:pBdr>
          <w:top w:val="nil"/>
          <w:left w:val="nil"/>
          <w:bottom w:val="nil"/>
          <w:right w:val="nil"/>
          <w:between w:val="nil"/>
        </w:pBdr>
        <w:rPr>
          <w:ins w:id="1015" w:author="vesurkov" w:date="2026-10-07T07:29:00Z" w16du:dateUtc="2026-10-07T00:29:00Z"/>
          <w:color w:val="000000"/>
        </w:rPr>
        <w:pPrChange w:id="1016" w:author="vesurkov" w:date="2026-10-07T07:38:00Z" w16du:dateUtc="2026-10-07T00:38:00Z">
          <w:pPr>
            <w:pBdr>
              <w:top w:val="nil"/>
              <w:left w:val="nil"/>
              <w:bottom w:val="nil"/>
              <w:right w:val="nil"/>
              <w:between w:val="nil"/>
            </w:pBdr>
            <w:ind w:left="1429" w:firstLine="0"/>
          </w:pPr>
        </w:pPrChange>
      </w:pPr>
      <w:ins w:id="1017" w:author="vesurkov" w:date="2026-10-07T07:28:00Z" w16du:dateUtc="2026-10-07T00:28:00Z">
        <w:r w:rsidRPr="00AF4F94">
          <w:rPr>
            <w:color w:val="000000"/>
          </w:rPr>
          <w:t>–</w:t>
        </w:r>
      </w:ins>
      <w:ins w:id="1018" w:author="vesurkov" w:date="2026-10-07T07:38:00Z" w16du:dateUtc="2026-10-07T00:38:00Z">
        <w:r w:rsidR="008321AF">
          <w:rPr>
            <w:color w:val="000000"/>
          </w:rPr>
          <w:t xml:space="preserve"> </w:t>
        </w:r>
      </w:ins>
      <w:ins w:id="1019" w:author="vesurkov" w:date="2026-10-07T07:28:00Z" w16du:dateUtc="2026-10-07T00:28:00Z">
        <w:r w:rsidRPr="00AF4F94">
          <w:rPr>
            <w:color w:val="000000"/>
          </w:rPr>
          <w:t>п. 5.2.5 — отсутствие заусенцев и притупление ребер фурнитуры, выходящей на рабочую поверхность стола;</w:t>
        </w:r>
      </w:ins>
    </w:p>
    <w:p w14:paraId="61DC4FDF" w14:textId="4099B965" w:rsidR="00AF4F94" w:rsidRDefault="00AF4F94" w:rsidP="008321AF">
      <w:pPr>
        <w:pBdr>
          <w:top w:val="nil"/>
          <w:left w:val="nil"/>
          <w:bottom w:val="nil"/>
          <w:right w:val="nil"/>
          <w:between w:val="nil"/>
        </w:pBdr>
        <w:rPr>
          <w:ins w:id="1020" w:author="vesurkov" w:date="2026-10-07T07:29:00Z" w16du:dateUtc="2026-10-07T00:29:00Z"/>
          <w:color w:val="000000"/>
        </w:rPr>
      </w:pPr>
      <w:ins w:id="1021" w:author="vesurkov" w:date="2026-10-07T07:29:00Z" w16du:dateUtc="2026-10-07T00:29:00Z">
        <w:r w:rsidRPr="00AF4F94">
          <w:rPr>
            <w:color w:val="000000"/>
          </w:rPr>
          <w:t>– п. 4.1 и п. 4.2 — функциональные размеры элементов столов и указание о заимствовании размеров фурнитуры из технической документации изготовителя;</w:t>
        </w:r>
      </w:ins>
    </w:p>
    <w:p w14:paraId="48EED3DD" w14:textId="6C6E99A8" w:rsidR="00AF4F94" w:rsidRDefault="00AF4F94" w:rsidP="008321A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ins w:id="1022" w:author="vesurkov" w:date="2026-10-07T07:30:00Z" w16du:dateUtc="2026-10-07T00:30:00Z"/>
          <w:color w:val="000000"/>
        </w:rPr>
      </w:pPr>
      <w:ins w:id="1023" w:author="vesurkov" w:date="2026-10-07T07:30:00Z" w16du:dateUtc="2026-10-07T00:30:00Z">
        <w:r w:rsidRPr="00AF4F94">
          <w:rPr>
            <w:color w:val="000000"/>
          </w:rPr>
          <w:t>Техническая документация и чертежи производителей мебельной фурнитуры (каталоги Boyard / Häfele серии кабель-каналов 60/80 мм):</w:t>
        </w:r>
      </w:ins>
    </w:p>
    <w:p w14:paraId="59CED2A1" w14:textId="69447BDF" w:rsidR="00AF4F94" w:rsidRPr="00D93161" w:rsidRDefault="00AF4F94" w:rsidP="008321AF">
      <w:pPr>
        <w:pBdr>
          <w:top w:val="nil"/>
          <w:left w:val="nil"/>
          <w:bottom w:val="nil"/>
          <w:right w:val="nil"/>
          <w:between w:val="nil"/>
        </w:pBdr>
        <w:rPr>
          <w:ins w:id="1024" w:author="vesurkov" w:date="2026-10-07T07:32:00Z" w16du:dateUtc="2026-10-07T00:32:00Z"/>
          <w:color w:val="000000"/>
          <w:rPrChange w:id="1025" w:author="vesurkov" w:date="2026-10-07T09:05:00Z" w16du:dateUtc="2026-10-07T02:05:00Z">
            <w:rPr>
              <w:ins w:id="1026" w:author="vesurkov" w:date="2026-10-07T07:32:00Z" w16du:dateUtc="2026-10-07T00:32:00Z"/>
              <w:color w:val="000000"/>
              <w:lang w:val="en-US"/>
            </w:rPr>
          </w:rPrChange>
        </w:rPr>
      </w:pPr>
      <w:ins w:id="1027" w:author="vesurkov" w:date="2026-10-07T07:30:00Z" w16du:dateUtc="2026-10-07T00:30:00Z">
        <w:r w:rsidRPr="00AF4F94">
          <w:rPr>
            <w:color w:val="000000"/>
            <w:rPrChange w:id="1028" w:author="vesurkov" w:date="2026-10-07T07:30:00Z" w16du:dateUtc="2026-10-07T00:30:00Z">
              <w:rPr/>
            </w:rPrChange>
          </w:rPr>
          <w:t>– п</w:t>
        </w:r>
      </w:ins>
      <w:ins w:id="1029" w:author="vesurkov" w:date="2026-10-07T07:31:00Z" w16du:dateUtc="2026-10-07T00:31:00Z">
        <w:r>
          <w:rPr>
            <w:color w:val="000000"/>
          </w:rPr>
          <w:t xml:space="preserve">осадочный диаметр </w:t>
        </w:r>
        <w:r>
          <w:rPr>
            <w:color w:val="000000"/>
            <w:lang w:val="en-US"/>
          </w:rPr>
          <w:t>D</w:t>
        </w:r>
        <w:r w:rsidRPr="00AF4F94">
          <w:rPr>
            <w:color w:val="000000"/>
            <w:rPrChange w:id="1030" w:author="vesurkov" w:date="2026-10-07T07:31:00Z" w16du:dateUtc="2026-10-07T00:31:00Z">
              <w:rPr>
                <w:color w:val="000000"/>
                <w:lang w:val="en-US"/>
              </w:rPr>
            </w:rPrChange>
          </w:rPr>
          <w:t xml:space="preserve">2 = 40…90 </w:t>
        </w:r>
        <w:r>
          <w:rPr>
            <w:color w:val="000000"/>
          </w:rPr>
          <w:t>мм (привязан к стандартному шагу мебельных фре</w:t>
        </w:r>
      </w:ins>
      <w:ins w:id="1031" w:author="vesurkov" w:date="2026-10-07T07:32:00Z" w16du:dateUtc="2026-10-07T00:32:00Z">
        <w:r>
          <w:rPr>
            <w:color w:val="000000"/>
          </w:rPr>
          <w:t>з-коронок на 60 и 80 мм)</w:t>
        </w:r>
        <w:r w:rsidRPr="00AF4F94">
          <w:rPr>
            <w:color w:val="000000"/>
            <w:rPrChange w:id="1032" w:author="vesurkov" w:date="2026-10-07T07:32:00Z" w16du:dateUtc="2026-10-07T00:32:00Z">
              <w:rPr>
                <w:color w:val="000000"/>
                <w:lang w:val="en-US"/>
              </w:rPr>
            </w:rPrChange>
          </w:rPr>
          <w:t>;</w:t>
        </w:r>
      </w:ins>
    </w:p>
    <w:p w14:paraId="639DA6D3" w14:textId="43CE43D9" w:rsidR="00AF4F94" w:rsidRPr="00D93161" w:rsidRDefault="00AF4F94" w:rsidP="008321AF">
      <w:pPr>
        <w:pBdr>
          <w:top w:val="nil"/>
          <w:left w:val="nil"/>
          <w:bottom w:val="nil"/>
          <w:right w:val="nil"/>
          <w:between w:val="nil"/>
        </w:pBdr>
        <w:rPr>
          <w:ins w:id="1033" w:author="vesurkov" w:date="2026-10-07T07:32:00Z" w16du:dateUtc="2026-10-07T00:32:00Z"/>
          <w:i/>
          <w:color w:val="000000"/>
          <w:rPrChange w:id="1034" w:author="vesurkov" w:date="2026-10-07T09:05:00Z" w16du:dateUtc="2026-10-07T02:05:00Z">
            <w:rPr>
              <w:ins w:id="1035" w:author="vesurkov" w:date="2026-10-07T07:32:00Z" w16du:dateUtc="2026-10-07T00:32:00Z"/>
              <w:color w:val="000000"/>
              <w:lang w:val="en-US"/>
            </w:rPr>
          </w:rPrChange>
        </w:rPr>
      </w:pPr>
      <w:ins w:id="1036" w:author="vesurkov" w:date="2026-10-07T07:32:00Z" w16du:dateUtc="2026-10-07T00:32:00Z">
        <w:r w:rsidRPr="00BA29A8">
          <w:rPr>
            <w:color w:val="000000"/>
          </w:rPr>
          <w:t xml:space="preserve">– </w:t>
        </w:r>
      </w:ins>
      <w:ins w:id="1037" w:author="vesurkov" w:date="2026-10-07T07:33:00Z" w16du:dateUtc="2026-10-07T00:33:00Z">
        <w:r>
          <w:rPr>
            <w:color w:val="000000"/>
          </w:rPr>
          <w:t xml:space="preserve">внешний диаметр </w:t>
        </w:r>
        <w:r>
          <w:rPr>
            <w:color w:val="000000"/>
            <w:lang w:val="en-US"/>
          </w:rPr>
          <w:t>D</w:t>
        </w:r>
        <w:r w:rsidRPr="00AF4F94">
          <w:rPr>
            <w:color w:val="000000"/>
            <w:rPrChange w:id="1038" w:author="vesurkov" w:date="2026-10-07T07:33:00Z" w16du:dateUtc="2026-10-07T00:33:00Z">
              <w:rPr>
                <w:color w:val="000000"/>
                <w:lang w:val="en-US"/>
              </w:rPr>
            </w:rPrChange>
          </w:rPr>
          <w:t xml:space="preserve">1 = 50…100 </w:t>
        </w:r>
        <w:r>
          <w:rPr>
            <w:color w:val="000000"/>
          </w:rPr>
          <w:t xml:space="preserve">мм (перекрытие монтажного зазора на величину </w:t>
        </w:r>
      </w:ins>
      <m:oMath>
        <m:f>
          <m:fPr>
            <m:ctrlPr>
              <w:ins w:id="1039" w:author="vesurkov" w:date="2026-10-07T07:34:00Z" w16du:dateUtc="2026-10-07T00:34:00Z">
                <w:rPr>
                  <w:rFonts w:ascii="Cambria Math" w:hAnsi="Cambria Math"/>
                  <w:i/>
                  <w:color w:val="000000"/>
                </w:rPr>
              </w:ins>
            </m:ctrlPr>
          </m:fPr>
          <m:num>
            <m:sSub>
              <m:sSubPr>
                <m:ctrlPr>
                  <w:ins w:id="1040" w:author="vesurkov" w:date="2026-10-07T07:34:00Z" w16du:dateUtc="2026-10-07T00:34:00Z">
                    <w:rPr>
                      <w:rFonts w:ascii="Cambria Math" w:hAnsi="Cambria Math"/>
                      <w:i/>
                      <w:color w:val="000000"/>
                    </w:rPr>
                  </w:ins>
                </m:ctrlPr>
              </m:sSubPr>
              <m:e>
                <m:r>
                  <w:ins w:id="1041" w:author="vesurkov" w:date="2026-10-07T07:34:00Z" w16du:dateUtc="2026-10-07T00:34:00Z">
                    <w:rPr>
                      <w:rFonts w:ascii="Cambria Math" w:hAnsi="Cambria Math"/>
                      <w:color w:val="000000"/>
                    </w:rPr>
                    <m:t>D</m:t>
                  </w:ins>
                </m:r>
              </m:e>
              <m:sub>
                <m:r>
                  <w:ins w:id="1042" w:author="vesurkov" w:date="2026-10-07T07:34:00Z" w16du:dateUtc="2026-10-07T00:34:00Z">
                    <w:rPr>
                      <w:rFonts w:ascii="Cambria Math" w:hAnsi="Cambria Math"/>
                      <w:color w:val="000000"/>
                    </w:rPr>
                    <m:t>1</m:t>
                  </w:ins>
                </m:r>
              </m:sub>
            </m:sSub>
            <m:r>
              <w:ins w:id="1043" w:author="vesurkov" w:date="2026-10-07T07:34:00Z" w16du:dateUtc="2026-10-07T00:34:00Z">
                <w:rPr>
                  <w:rFonts w:ascii="Cambria Math" w:hAnsi="Cambria Math"/>
                  <w:color w:val="000000"/>
                </w:rPr>
                <m:t>-</m:t>
              </w:ins>
            </m:r>
            <m:sSub>
              <m:sSubPr>
                <m:ctrlPr>
                  <w:ins w:id="1044" w:author="vesurkov" w:date="2026-10-07T07:34:00Z" w16du:dateUtc="2026-10-07T00:34:00Z">
                    <w:rPr>
                      <w:rFonts w:ascii="Cambria Math" w:hAnsi="Cambria Math"/>
                      <w:i/>
                      <w:color w:val="000000"/>
                    </w:rPr>
                  </w:ins>
                </m:ctrlPr>
              </m:sSubPr>
              <m:e>
                <m:r>
                  <w:ins w:id="1045" w:author="vesurkov" w:date="2026-10-07T07:34:00Z" w16du:dateUtc="2026-10-07T00:34:00Z">
                    <w:rPr>
                      <w:rFonts w:ascii="Cambria Math" w:hAnsi="Cambria Math"/>
                      <w:color w:val="000000"/>
                    </w:rPr>
                    <m:t>D</m:t>
                  </w:ins>
                </m:r>
              </m:e>
              <m:sub>
                <m:r>
                  <w:ins w:id="1046" w:author="vesurkov" w:date="2026-10-07T07:34:00Z" w16du:dateUtc="2026-10-07T00:34:00Z">
                    <w:rPr>
                      <w:rFonts w:ascii="Cambria Math" w:hAnsi="Cambria Math"/>
                      <w:color w:val="000000"/>
                    </w:rPr>
                    <m:t>2</m:t>
                  </w:ins>
                </m:r>
              </m:sub>
            </m:sSub>
          </m:num>
          <m:den>
            <m:r>
              <w:ins w:id="1047" w:author="vesurkov" w:date="2026-10-07T07:34:00Z" w16du:dateUtc="2026-10-07T00:34:00Z">
                <w:rPr>
                  <w:rFonts w:ascii="Cambria Math" w:hAnsi="Cambria Math"/>
                  <w:color w:val="000000"/>
                  <w:rPrChange w:id="1048" w:author="vesurkov" w:date="2026-10-07T07:34:00Z" w16du:dateUtc="2026-10-07T00:34:00Z">
                    <w:rPr>
                      <w:rFonts w:ascii="Cambria Math" w:hAnsi="Cambria Math"/>
                      <w:color w:val="000000"/>
                      <w:lang w:val="en-US"/>
                    </w:rPr>
                  </w:rPrChange>
                </w:rPr>
                <m:t>2</m:t>
              </w:ins>
            </m:r>
          </m:den>
        </m:f>
        <m:r>
          <w:ins w:id="1049" w:author="vesurkov" w:date="2026-10-07T07:34:00Z" w16du:dateUtc="2026-10-07T00:34:00Z">
            <w:rPr>
              <w:rFonts w:ascii="Cambria Math" w:hAnsi="Cambria Math"/>
              <w:color w:val="000000"/>
            </w:rPr>
            <m:t>≥</m:t>
          </w:ins>
        </m:r>
        <m:r>
          <w:ins w:id="1050" w:author="vesurkov" w:date="2026-10-07T07:34:00Z" w16du:dateUtc="2026-10-07T00:34:00Z">
            <w:rPr>
              <w:rFonts w:ascii="Cambria Math" w:hAnsi="Cambria Math"/>
              <w:color w:val="000000"/>
              <w:rPrChange w:id="1051" w:author="vesurkov" w:date="2026-10-07T09:05:00Z" w16du:dateUtc="2026-10-07T02:05:00Z">
                <w:rPr>
                  <w:rFonts w:ascii="Cambria Math" w:hAnsi="Cambria Math"/>
                  <w:color w:val="000000"/>
                  <w:lang w:val="en-US"/>
                </w:rPr>
              </w:rPrChange>
            </w:rPr>
            <m:t>4</m:t>
          </w:ins>
        </m:r>
        <m:r>
          <w:ins w:id="1052" w:author="vesurkov" w:date="2026-10-07T07:34:00Z" w16du:dateUtc="2026-10-07T00:34:00Z">
            <w:rPr>
              <w:rFonts w:ascii="Cambria Math" w:hAnsi="Cambria Math"/>
              <w:color w:val="000000"/>
            </w:rPr>
            <m:t xml:space="preserve"> мм)</m:t>
          </w:ins>
        </m:r>
        <m:r>
          <w:ins w:id="1053" w:author="vesurkov" w:date="2026-10-07T07:34:00Z" w16du:dateUtc="2026-10-07T00:34:00Z">
            <w:rPr>
              <w:rFonts w:ascii="Cambria Math" w:hAnsi="Cambria Math"/>
              <w:color w:val="000000"/>
              <w:rPrChange w:id="1054" w:author="vesurkov" w:date="2026-10-07T09:05:00Z" w16du:dateUtc="2026-10-07T02:05:00Z">
                <w:rPr>
                  <w:rFonts w:ascii="Cambria Math" w:hAnsi="Cambria Math"/>
                  <w:color w:val="000000"/>
                  <w:lang w:val="en-US"/>
                </w:rPr>
              </w:rPrChange>
            </w:rPr>
            <m:t>;</m:t>
          </w:ins>
        </m:r>
      </m:oMath>
    </w:p>
    <w:p w14:paraId="0812B379" w14:textId="4A598CA8" w:rsidR="00AF4F94" w:rsidRPr="00AF4F94" w:rsidRDefault="00AF4F94" w:rsidP="008321AF">
      <w:pPr>
        <w:pBdr>
          <w:top w:val="nil"/>
          <w:left w:val="nil"/>
          <w:bottom w:val="nil"/>
          <w:right w:val="nil"/>
          <w:between w:val="nil"/>
        </w:pBdr>
        <w:rPr>
          <w:ins w:id="1055" w:author="vesurkov" w:date="2026-10-07T07:32:00Z" w16du:dateUtc="2026-10-07T00:32:00Z"/>
          <w:color w:val="000000"/>
          <w:rPrChange w:id="1056" w:author="vesurkov" w:date="2026-10-07T07:32:00Z" w16du:dateUtc="2026-10-07T00:32:00Z">
            <w:rPr>
              <w:ins w:id="1057" w:author="vesurkov" w:date="2026-10-07T07:32:00Z" w16du:dateUtc="2026-10-07T00:32:00Z"/>
              <w:color w:val="000000"/>
              <w:lang w:val="en-US"/>
            </w:rPr>
          </w:rPrChange>
        </w:rPr>
      </w:pPr>
      <w:ins w:id="1058" w:author="vesurkov" w:date="2026-10-07T07:32:00Z" w16du:dateUtc="2026-10-07T00:32:00Z">
        <w:r w:rsidRPr="00BA29A8">
          <w:rPr>
            <w:color w:val="000000"/>
          </w:rPr>
          <w:t xml:space="preserve">– </w:t>
        </w:r>
      </w:ins>
      <w:ins w:id="1059" w:author="vesurkov" w:date="2026-10-07T07:35:00Z" w16du:dateUtc="2026-10-07T00:35:00Z">
        <w:r>
          <w:rPr>
            <w:color w:val="000000"/>
          </w:rPr>
          <w:t xml:space="preserve">глубина посадки </w:t>
        </w:r>
        <w:r>
          <w:rPr>
            <w:color w:val="000000"/>
            <w:lang w:val="en-US"/>
          </w:rPr>
          <w:t>H</w:t>
        </w:r>
        <w:r w:rsidRPr="00AF4F94">
          <w:rPr>
            <w:color w:val="000000"/>
            <w:rPrChange w:id="1060" w:author="vesurkov" w:date="2026-10-07T07:35:00Z" w16du:dateUtc="2026-10-07T00:35:00Z">
              <w:rPr>
                <w:color w:val="000000"/>
                <w:lang w:val="en-US"/>
              </w:rPr>
            </w:rPrChange>
          </w:rPr>
          <w:t xml:space="preserve"> = 12…35 </w:t>
        </w:r>
        <w:r>
          <w:rPr>
            <w:color w:val="000000"/>
          </w:rPr>
          <w:t>мм (соответствует стандартному ряду толщин столешни</w:t>
        </w:r>
      </w:ins>
      <w:ins w:id="1061" w:author="vesurkov" w:date="2026-10-07T07:36:00Z" w16du:dateUtc="2026-10-07T00:36:00Z">
        <w:r>
          <w:rPr>
            <w:color w:val="000000"/>
          </w:rPr>
          <w:t>ц по ГОСТ 10632: 16, 22, 25 мм)</w:t>
        </w:r>
      </w:ins>
      <w:ins w:id="1062" w:author="vesurkov" w:date="2026-10-07T07:32:00Z" w16du:dateUtc="2026-10-07T00:32:00Z">
        <w:r w:rsidRPr="00BA29A8">
          <w:rPr>
            <w:color w:val="000000"/>
          </w:rPr>
          <w:t>;</w:t>
        </w:r>
      </w:ins>
    </w:p>
    <w:p w14:paraId="7BD4B444" w14:textId="3B36B3FA" w:rsidR="00AF4F94" w:rsidRPr="00AF4F94" w:rsidRDefault="00AF4F94" w:rsidP="008321AF">
      <w:pPr>
        <w:pBdr>
          <w:top w:val="nil"/>
          <w:left w:val="nil"/>
          <w:bottom w:val="nil"/>
          <w:right w:val="nil"/>
          <w:between w:val="nil"/>
        </w:pBdr>
        <w:rPr>
          <w:ins w:id="1063" w:author="vesurkov" w:date="2026-10-07T07:32:00Z" w16du:dateUtc="2026-10-07T00:32:00Z"/>
          <w:color w:val="000000"/>
          <w:rPrChange w:id="1064" w:author="vesurkov" w:date="2026-10-07T07:37:00Z" w16du:dateUtc="2026-10-07T00:37:00Z">
            <w:rPr>
              <w:ins w:id="1065" w:author="vesurkov" w:date="2026-10-07T07:32:00Z" w16du:dateUtc="2026-10-07T00:32:00Z"/>
              <w:color w:val="000000"/>
              <w:lang w:val="en-US"/>
            </w:rPr>
          </w:rPrChange>
        </w:rPr>
      </w:pPr>
      <w:ins w:id="1066" w:author="vesurkov" w:date="2026-10-07T07:32:00Z" w16du:dateUtc="2026-10-07T00:32:00Z">
        <w:r w:rsidRPr="00BA29A8">
          <w:rPr>
            <w:color w:val="000000"/>
          </w:rPr>
          <w:lastRenderedPageBreak/>
          <w:t xml:space="preserve">– </w:t>
        </w:r>
      </w:ins>
      <w:ins w:id="1067" w:author="vesurkov" w:date="2026-10-07T07:36:00Z" w16du:dateUtc="2026-10-07T00:36:00Z">
        <w:r>
          <w:rPr>
            <w:color w:val="000000"/>
          </w:rPr>
          <w:t xml:space="preserve">толщина бортика </w:t>
        </w:r>
        <w:r>
          <w:rPr>
            <w:color w:val="000000"/>
            <w:lang w:val="en-US"/>
          </w:rPr>
          <w:t>h</w:t>
        </w:r>
        <w:r w:rsidRPr="00AF4F94">
          <w:rPr>
            <w:color w:val="000000"/>
            <w:rPrChange w:id="1068" w:author="vesurkov" w:date="2026-10-07T07:37:00Z" w16du:dateUtc="2026-10-07T00:37:00Z">
              <w:rPr>
                <w:color w:val="000000"/>
                <w:lang w:val="en-US"/>
              </w:rPr>
            </w:rPrChange>
          </w:rPr>
          <w:t xml:space="preserve"> = 1,5…5,0 </w:t>
        </w:r>
      </w:ins>
      <w:ins w:id="1069" w:author="vesurkov" w:date="2026-10-07T07:37:00Z" w16du:dateUtc="2026-10-07T00:37:00Z">
        <w:r>
          <w:rPr>
            <w:color w:val="000000"/>
          </w:rPr>
          <w:t>мм (минимизация высоты выступания над рабочей поверхностью)</w:t>
        </w:r>
        <w:r w:rsidRPr="00AF4F94">
          <w:rPr>
            <w:color w:val="000000"/>
            <w:rPrChange w:id="1070" w:author="vesurkov" w:date="2026-10-07T07:37:00Z" w16du:dateUtc="2026-10-07T00:37:00Z">
              <w:rPr>
                <w:color w:val="000000"/>
                <w:lang w:val="en-US"/>
              </w:rPr>
            </w:rPrChange>
          </w:rPr>
          <w:t>;</w:t>
        </w:r>
      </w:ins>
    </w:p>
    <w:p w14:paraId="7226E4CC" w14:textId="7C93E898" w:rsidR="008321AF" w:rsidRPr="008321AF" w:rsidRDefault="008321AF" w:rsidP="008321AF">
      <w:pPr>
        <w:pBdr>
          <w:top w:val="nil"/>
          <w:left w:val="nil"/>
          <w:bottom w:val="nil"/>
          <w:right w:val="nil"/>
          <w:between w:val="nil"/>
        </w:pBdr>
        <w:rPr>
          <w:ins w:id="1071" w:author="vesurkov" w:date="2026-10-07T07:37:00Z" w16du:dateUtc="2026-10-07T00:37:00Z"/>
          <w:color w:val="000000"/>
        </w:rPr>
      </w:pPr>
      <w:ins w:id="1072" w:author="vesurkov" w:date="2026-10-07T07:37:00Z" w16du:dateUtc="2026-10-07T00:37:00Z">
        <w:r w:rsidRPr="00BA29A8">
          <w:rPr>
            <w:color w:val="000000"/>
          </w:rPr>
          <w:t xml:space="preserve">– </w:t>
        </w:r>
        <w:r>
          <w:rPr>
            <w:color w:val="000000"/>
          </w:rPr>
          <w:t xml:space="preserve">диаметр выреза </w:t>
        </w:r>
        <w:r>
          <w:rPr>
            <w:color w:val="000000"/>
            <w:lang w:val="en-US"/>
          </w:rPr>
          <w:t>d</w:t>
        </w:r>
        <w:r w:rsidRPr="008321AF">
          <w:rPr>
            <w:color w:val="000000"/>
            <w:rPrChange w:id="1073" w:author="vesurkov" w:date="2026-10-07T07:37:00Z" w16du:dateUtc="2026-10-07T00:37:00Z">
              <w:rPr>
                <w:color w:val="000000"/>
                <w:lang w:val="en-US"/>
              </w:rPr>
            </w:rPrChange>
          </w:rPr>
          <w:t xml:space="preserve"> = 15…60 </w:t>
        </w:r>
        <w:r>
          <w:rPr>
            <w:color w:val="000000"/>
          </w:rPr>
          <w:t xml:space="preserve">мм (обеспечение свободного пропуска </w:t>
        </w:r>
      </w:ins>
      <w:ins w:id="1074" w:author="vesurkov" w:date="2026-10-07T07:38:00Z" w16du:dateUtc="2026-10-07T00:38:00Z">
        <w:r>
          <w:rPr>
            <w:color w:val="000000"/>
          </w:rPr>
          <w:t xml:space="preserve">штекеров питания </w:t>
        </w:r>
        <w:r>
          <w:rPr>
            <w:color w:val="000000"/>
            <w:lang w:val="en-US"/>
          </w:rPr>
          <w:t>Schuko</w:t>
        </w:r>
        <w:r w:rsidRPr="008321AF">
          <w:rPr>
            <w:color w:val="000000"/>
            <w:rPrChange w:id="1075" w:author="vesurkov" w:date="2026-10-07T07:38:00Z" w16du:dateUtc="2026-10-07T00:38:00Z">
              <w:rPr>
                <w:color w:val="000000"/>
                <w:lang w:val="en-US"/>
              </w:rPr>
            </w:rPrChange>
          </w:rPr>
          <w:t xml:space="preserve"> </w:t>
        </w:r>
        <w:r>
          <w:rPr>
            <w:color w:val="000000"/>
          </w:rPr>
          <w:t>и кабелей переферии).</w:t>
        </w:r>
      </w:ins>
    </w:p>
    <w:p w14:paraId="167D2BFF" w14:textId="562F1206" w:rsidR="00AF4F94" w:rsidRPr="008321AF" w:rsidDel="00AF4F94" w:rsidRDefault="00AF4F94" w:rsidP="00AF4F9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del w:id="1076" w:author="vesurkov" w:date="2026-10-07T07:28:00Z" w16du:dateUtc="2026-10-07T00:28:00Z"/>
          <w:color w:val="000000"/>
          <w:rPrChange w:id="1077" w:author="vesurkov" w:date="2026-10-07T07:37:00Z" w16du:dateUtc="2026-10-07T00:37:00Z">
            <w:rPr>
              <w:del w:id="1078" w:author="vesurkov" w:date="2026-10-07T07:28:00Z" w16du:dateUtc="2026-10-07T00:28:00Z"/>
            </w:rPr>
          </w:rPrChange>
        </w:rPr>
        <w:pPrChange w:id="1079" w:author="vesurkov" w:date="2026-10-07T07:28:00Z" w16du:dateUtc="2026-10-07T00:28:00Z">
          <w:pPr>
            <w:numPr>
              <w:numId w:val="9"/>
            </w:numPr>
            <w:pBdr>
              <w:top w:val="nil"/>
              <w:left w:val="nil"/>
              <w:bottom w:val="nil"/>
              <w:right w:val="nil"/>
              <w:between w:val="nil"/>
            </w:pBdr>
          </w:pPr>
        </w:pPrChange>
      </w:pPr>
    </w:p>
    <w:p w14:paraId="000000D8" w14:textId="77777777" w:rsidR="00A843E5" w:rsidRDefault="00A843E5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00000D9" w14:textId="7AC0CA99" w:rsidR="00A843E5" w:rsidRDefault="00000000" w:rsidP="00C219EF">
      <w:pPr>
        <w:pStyle w:val="2"/>
        <w:numPr>
          <w:ilvl w:val="1"/>
          <w:numId w:val="21"/>
        </w:numPr>
        <w:ind w:left="0" w:firstLine="0"/>
        <w:jc w:val="center"/>
        <w:pPrChange w:id="1080" w:author="vesurkov" w:date="2026-10-07T09:25:00Z" w16du:dateUtc="2026-10-07T02:25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bookmarkStart w:id="1081" w:name="_Toc242260063"/>
      <w:r>
        <w:t>Перечень документов, предъявляемых по окончании соответствующих этапов работ</w:t>
      </w:r>
      <w:bookmarkEnd w:id="1081"/>
    </w:p>
    <w:p w14:paraId="000000DA" w14:textId="77777777" w:rsidR="00A843E5" w:rsidRDefault="00A843E5"/>
    <w:p w14:paraId="000000DB" w14:textId="77777777" w:rsidR="00A843E5" w:rsidRDefault="00000000">
      <w:pPr>
        <w:rPr>
          <w:color w:val="000000"/>
        </w:rPr>
      </w:pPr>
      <w:r>
        <w:t xml:space="preserve">По окончании </w:t>
      </w:r>
      <w:r>
        <w:rPr>
          <w:color w:val="000000"/>
        </w:rPr>
        <w:t>соответствующих этапов работ должен быть предоставлен следующий перечень документов:</w:t>
      </w:r>
    </w:p>
    <w:p w14:paraId="000000DC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технического задания;</w:t>
      </w:r>
    </w:p>
    <w:p w14:paraId="000000DD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проекта системы;</w:t>
      </w:r>
    </w:p>
    <w:p w14:paraId="000000DE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программный код;</w:t>
      </w:r>
    </w:p>
    <w:p w14:paraId="000000DF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пояснительная записка.</w:t>
      </w:r>
    </w:p>
    <w:p w14:paraId="000000E0" w14:textId="77777777" w:rsidR="00A843E5" w:rsidRDefault="00000000">
      <w:pPr>
        <w:spacing w:after="160" w:line="259" w:lineRule="auto"/>
        <w:ind w:firstLine="0"/>
        <w:jc w:val="left"/>
      </w:pPr>
      <w:r>
        <w:br w:type="page"/>
      </w:r>
    </w:p>
    <w:p w14:paraId="0B6B7D86" w14:textId="1C2982B1" w:rsidR="008064DD" w:rsidRDefault="00000000" w:rsidP="00E5467C">
      <w:pPr>
        <w:pStyle w:val="1"/>
        <w:numPr>
          <w:ilvl w:val="0"/>
          <w:numId w:val="21"/>
        </w:numPr>
        <w:jc w:val="center"/>
        <w:rPr>
          <w:ins w:id="1082" w:author="vesurkov" w:date="2026-10-07T09:59:00Z" w16du:dateUtc="2026-10-07T02:59:00Z"/>
        </w:rPr>
        <w:pPrChange w:id="1083" w:author="vesurkov" w:date="2026-10-07T09:59:00Z" w16du:dateUtc="2026-10-07T02:59:00Z">
          <w:pPr>
            <w:pStyle w:val="1"/>
            <w:numPr>
              <w:numId w:val="0"/>
            </w:numPr>
            <w:tabs>
              <w:tab w:val="clear" w:pos="720"/>
            </w:tabs>
            <w:ind w:left="0"/>
            <w:jc w:val="center"/>
          </w:pPr>
        </w:pPrChange>
      </w:pPr>
      <w:bookmarkStart w:id="1084" w:name="_Toc242260064"/>
      <w:r>
        <w:lastRenderedPageBreak/>
        <w:t>ПОРЯДОК КОНТРОЛЯ И ПРИЕМКИ АВТОМАТИЗИРОВАННОЙ СИСТЕМЫ</w:t>
      </w:r>
      <w:bookmarkEnd w:id="1084"/>
    </w:p>
    <w:p w14:paraId="36F62656" w14:textId="5328059A" w:rsidR="00E5467C" w:rsidRPr="00E5467C" w:rsidRDefault="00E5467C" w:rsidP="00E5467C">
      <w:pPr>
        <w:pStyle w:val="2"/>
        <w:numPr>
          <w:ilvl w:val="0"/>
          <w:numId w:val="0"/>
        </w:numPr>
        <w:jc w:val="center"/>
        <w:pPrChange w:id="1085" w:author="vesurkov" w:date="2026-10-07T10:00:00Z" w16du:dateUtc="2026-10-07T03:00:00Z">
          <w:pPr>
            <w:pStyle w:val="1"/>
            <w:numPr>
              <w:numId w:val="5"/>
            </w:numPr>
            <w:tabs>
              <w:tab w:val="clear" w:pos="720"/>
            </w:tabs>
            <w:ind w:left="432" w:hanging="432"/>
            <w:jc w:val="center"/>
          </w:pPr>
        </w:pPrChange>
      </w:pPr>
      <w:bookmarkStart w:id="1086" w:name="_Toc242259580"/>
      <w:bookmarkStart w:id="1087" w:name="_Toc242260065"/>
      <w:ins w:id="1088" w:author="vesurkov" w:date="2026-10-07T09:59:00Z" w16du:dateUtc="2026-10-07T02:59:00Z">
        <w:r>
          <w:t>6.1 Виды, состав и методы испытаний АС и ее составных частей</w:t>
        </w:r>
      </w:ins>
      <w:bookmarkEnd w:id="1086"/>
      <w:bookmarkEnd w:id="1087"/>
    </w:p>
    <w:p w14:paraId="000000E2" w14:textId="6BB15A40" w:rsidR="00A843E5" w:rsidDel="008064DD" w:rsidRDefault="00A843E5" w:rsidP="008064DD">
      <w:pPr>
        <w:pStyle w:val="2"/>
        <w:jc w:val="center"/>
        <w:rPr>
          <w:del w:id="1089" w:author="vesurkov" w:date="2026-10-07T09:39:00Z" w16du:dateUtc="2026-10-07T02:39:00Z"/>
        </w:rPr>
        <w:pPrChange w:id="1090" w:author="vesurkov" w:date="2026-10-07T09:40:00Z" w16du:dateUtc="2026-10-07T02:40:00Z">
          <w:pPr/>
        </w:pPrChange>
      </w:pPr>
    </w:p>
    <w:p w14:paraId="000000E3" w14:textId="65E954DC" w:rsidR="00A843E5" w:rsidDel="00E16EE7" w:rsidRDefault="00000000" w:rsidP="008064DD">
      <w:pPr>
        <w:pStyle w:val="1"/>
        <w:jc w:val="center"/>
        <w:rPr>
          <w:del w:id="1091" w:author="vesurkov" w:date="2026-09-23T08:56:00Z"/>
        </w:rPr>
        <w:pPrChange w:id="1092" w:author="vesurkov" w:date="2026-10-07T09:40:00Z" w16du:dateUtc="2026-10-07T02:40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del w:id="1093" w:author="vesurkov" w:date="2026-10-07T09:39:00Z" w16du:dateUtc="2026-10-07T02:39:00Z">
        <w:r w:rsidDel="008064DD">
          <w:delText>Виды, состав и методы испытаний АС и ее составных частей</w:delText>
        </w:r>
      </w:del>
    </w:p>
    <w:p w14:paraId="000000E4" w14:textId="77777777" w:rsidR="00A843E5" w:rsidRPr="00A52A12" w:rsidRDefault="00A843E5" w:rsidP="008064DD">
      <w:pPr>
        <w:pStyle w:val="2"/>
        <w:numPr>
          <w:ilvl w:val="0"/>
          <w:numId w:val="0"/>
        </w:numPr>
        <w:jc w:val="center"/>
        <w:pPrChange w:id="1094" w:author="vesurkov" w:date="2026-10-07T09:40:00Z" w16du:dateUtc="2026-10-07T02:40:00Z">
          <w:pPr/>
        </w:pPrChange>
      </w:pPr>
    </w:p>
    <w:p w14:paraId="52966E21" w14:textId="77777777" w:rsidR="00F606EB" w:rsidRDefault="00F606EB">
      <w:pPr>
        <w:rPr>
          <w:ins w:id="1095" w:author="vesurkov" w:date="2026-10-07T08:36:00Z" w16du:dateUtc="2026-10-07T01:36:00Z"/>
        </w:rPr>
      </w:pPr>
    </w:p>
    <w:p w14:paraId="000000E5" w14:textId="1B48CABD" w:rsidR="00A843E5" w:rsidRDefault="00000000">
      <w:r>
        <w:t>Испытания должны быть организованы и проведены в соответствии с [2-3].</w:t>
      </w:r>
    </w:p>
    <w:p w14:paraId="000000E6" w14:textId="77777777" w:rsidR="00A843E5" w:rsidRDefault="00000000">
      <w:r>
        <w:t>Должны быть проведены следующие виды испытаний:</w:t>
      </w:r>
    </w:p>
    <w:p w14:paraId="000000E7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предварительные испытания;</w:t>
      </w:r>
    </w:p>
    <w:p w14:paraId="000000E8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опытная эксплуатация (ОЭ);</w:t>
      </w:r>
    </w:p>
    <w:p w14:paraId="000000E9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приёмочные испытания.</w:t>
      </w:r>
    </w:p>
    <w:p w14:paraId="000000EA" w14:textId="77777777" w:rsidR="00A843E5" w:rsidRDefault="00A843E5"/>
    <w:p w14:paraId="000000EB" w14:textId="77777777" w:rsidR="00A843E5" w:rsidRDefault="00000000">
      <w:r>
        <w:t>В предварительные испытания плагина входят следующие пункты:</w:t>
      </w:r>
    </w:p>
    <w:p w14:paraId="000000EC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модульное тестирование логики;</w:t>
      </w:r>
    </w:p>
    <w:p w14:paraId="000000ED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нагрузочное тестирование;</w:t>
      </w:r>
    </w:p>
    <w:p w14:paraId="000000EE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ручное тестирование</w:t>
      </w:r>
    </w:p>
    <w:p w14:paraId="000000EF" w14:textId="77777777" w:rsidR="00A843E5" w:rsidRDefault="00000000">
      <w:r>
        <w:t>В этап опытной эксплуатации входит ручное тестирование.</w:t>
      </w:r>
    </w:p>
    <w:p w14:paraId="000000F0" w14:textId="77777777" w:rsidR="00A843E5" w:rsidDel="00E5467C" w:rsidRDefault="00000000" w:rsidP="00E5467C">
      <w:pPr>
        <w:rPr>
          <w:del w:id="1096" w:author="vesurkov" w:date="2026-10-07T10:00:00Z" w16du:dateUtc="2026-10-07T03:00:00Z"/>
        </w:rPr>
      </w:pPr>
      <w:r>
        <w:t>В этап приемочного испытания входит ручное тестирование.</w:t>
      </w:r>
    </w:p>
    <w:p w14:paraId="5221DCA0" w14:textId="77777777" w:rsidR="00E5467C" w:rsidRDefault="00E5467C">
      <w:pPr>
        <w:rPr>
          <w:ins w:id="1097" w:author="vesurkov" w:date="2026-10-07T10:00:00Z" w16du:dateUtc="2026-10-07T03:00:00Z"/>
        </w:rPr>
      </w:pPr>
    </w:p>
    <w:p w14:paraId="0753608E" w14:textId="77777777" w:rsidR="00E5467C" w:rsidRDefault="00E5467C">
      <w:pPr>
        <w:rPr>
          <w:ins w:id="1098" w:author="vesurkov" w:date="2026-10-07T10:00:00Z" w16du:dateUtc="2026-10-07T03:00:00Z"/>
        </w:rPr>
      </w:pPr>
    </w:p>
    <w:p w14:paraId="04EC9AD6" w14:textId="4FEFF750" w:rsidR="00E5467C" w:rsidRDefault="00E5467C" w:rsidP="00E5467C">
      <w:pPr>
        <w:pStyle w:val="2"/>
        <w:numPr>
          <w:ilvl w:val="1"/>
          <w:numId w:val="23"/>
        </w:numPr>
        <w:ind w:left="0" w:firstLine="0"/>
        <w:jc w:val="center"/>
        <w:rPr>
          <w:ins w:id="1099" w:author="vesurkov" w:date="2026-10-07T10:00:00Z" w16du:dateUtc="2026-10-07T03:00:00Z"/>
        </w:rPr>
        <w:pPrChange w:id="1100" w:author="vesurkov" w:date="2026-10-07T10:00:00Z" w16du:dateUtc="2026-10-07T03:00:00Z">
          <w:pPr/>
        </w:pPrChange>
      </w:pPr>
      <w:bookmarkStart w:id="1101" w:name="_Toc242260066"/>
      <w:moveToRangeStart w:id="1102" w:author="vesurkov" w:date="2026-10-07T10:00:00Z" w:name="move242259680"/>
      <w:moveTo w:id="1103" w:author="vesurkov" w:date="2026-10-07T10:00:00Z" w16du:dateUtc="2026-10-07T03:00:00Z">
        <w:r>
          <w:t>Общие требования к приёмке работ по стадиям</w:t>
        </w:r>
      </w:moveTo>
      <w:bookmarkEnd w:id="1101"/>
      <w:moveToRangeEnd w:id="1102"/>
    </w:p>
    <w:p w14:paraId="000000F1" w14:textId="22F4F439" w:rsidR="00A843E5" w:rsidDel="00E5467C" w:rsidRDefault="00A843E5" w:rsidP="00E5467C">
      <w:pPr>
        <w:ind w:firstLine="0"/>
        <w:rPr>
          <w:del w:id="1104" w:author="vesurkov" w:date="2026-10-07T10:00:00Z" w16du:dateUtc="2026-10-07T03:00:00Z"/>
        </w:rPr>
        <w:pPrChange w:id="1105" w:author="vesurkov" w:date="2026-10-07T10:00:00Z" w16du:dateUtc="2026-10-07T03:00:00Z">
          <w:pPr/>
        </w:pPrChange>
      </w:pPr>
    </w:p>
    <w:p w14:paraId="000000F2" w14:textId="1667AEEC" w:rsidR="00A843E5" w:rsidDel="00015611" w:rsidRDefault="00000000" w:rsidP="00E5467C">
      <w:pPr>
        <w:pStyle w:val="2"/>
        <w:ind w:firstLine="0"/>
        <w:jc w:val="center"/>
        <w:rPr>
          <w:moveFrom w:id="1106" w:author="vesurkov" w:date="2026-10-07T10:00:00Z" w16du:dateUtc="2026-10-07T03:00:00Z"/>
        </w:rPr>
        <w:pPrChange w:id="1107" w:author="vesurkov" w:date="2026-10-07T10:00:00Z" w16du:dateUtc="2026-10-07T03:00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moveFromRangeStart w:id="1108" w:author="vesurkov" w:date="2026-10-07T10:00:00Z" w:name="move242259680"/>
      <w:moveFrom w:id="1109" w:author="vesurkov" w:date="2026-10-07T10:00:00Z" w16du:dateUtc="2026-10-07T03:00:00Z">
        <w:r w:rsidDel="00E5467C">
          <w:t>Общие требования к приёмке работ по стадиям</w:t>
        </w:r>
      </w:moveFrom>
    </w:p>
    <w:moveFromRangeEnd w:id="1108"/>
    <w:p w14:paraId="000000F3" w14:textId="78598117" w:rsidR="00A843E5" w:rsidRPr="00A52A12" w:rsidDel="00E5467C" w:rsidRDefault="00A843E5" w:rsidP="00E5467C">
      <w:pPr>
        <w:pStyle w:val="2"/>
        <w:numPr>
          <w:ilvl w:val="0"/>
          <w:numId w:val="0"/>
        </w:numPr>
        <w:rPr>
          <w:del w:id="1110" w:author="vesurkov" w:date="2026-10-07T10:00:00Z" w16du:dateUtc="2026-10-07T03:00:00Z"/>
        </w:rPr>
        <w:pPrChange w:id="1111" w:author="vesurkov" w:date="2026-10-07T10:00:00Z" w16du:dateUtc="2026-10-07T03:00:00Z">
          <w:pPr/>
        </w:pPrChange>
      </w:pPr>
    </w:p>
    <w:p w14:paraId="7C279C3A" w14:textId="77777777" w:rsidR="00F606EB" w:rsidRDefault="00F606EB" w:rsidP="00E5467C">
      <w:pPr>
        <w:rPr>
          <w:ins w:id="1112" w:author="vesurkov" w:date="2026-10-07T08:36:00Z" w16du:dateUtc="2026-10-07T01:36:00Z"/>
        </w:rPr>
      </w:pPr>
    </w:p>
    <w:p w14:paraId="000000F4" w14:textId="602713E8" w:rsidR="00A843E5" w:rsidRDefault="00000000">
      <w:r>
        <w:t xml:space="preserve">Приёмка </w:t>
      </w:r>
      <w:del w:id="1113" w:author="vesurkov" w:date="2026-10-07T09:03:00Z" w16du:dateUtc="2026-10-07T02:03:00Z">
        <w:r w:rsidDel="00D93161">
          <w:delText xml:space="preserve">результатов </w:delText>
        </w:r>
      </w:del>
      <w:r>
        <w:t xml:space="preserve">работ </w:t>
      </w:r>
      <w:del w:id="1114" w:author="vesurkov" w:date="2026-10-07T08:44:00Z" w16du:dateUtc="2026-10-07T01:44:00Z">
        <w:r w:rsidDel="00F81157">
          <w:delText xml:space="preserve">осуществляется </w:delText>
        </w:r>
      </w:del>
      <w:ins w:id="1115" w:author="vesurkov" w:date="2026-10-07T08:44:00Z" w16du:dateUtc="2026-10-07T01:44:00Z">
        <w:r w:rsidR="00F81157">
          <w:t>проводится</w:t>
        </w:r>
        <w:r w:rsidR="00F81157">
          <w:t xml:space="preserve"> </w:t>
        </w:r>
      </w:ins>
      <w:r>
        <w:t xml:space="preserve">поэтапно </w:t>
      </w:r>
      <w:del w:id="1116" w:author="vesurkov" w:date="2026-10-07T08:44:00Z" w16du:dateUtc="2026-10-07T01:44:00Z">
        <w:r w:rsidDel="00F81157">
          <w:delText>в соответствии с календарным планом</w:delText>
        </w:r>
      </w:del>
      <w:ins w:id="1117" w:author="vesurkov" w:date="2026-10-07T08:44:00Z" w16du:dateUtc="2026-10-07T01:44:00Z">
        <w:r w:rsidR="00F81157">
          <w:t>по календарному плану</w:t>
        </w:r>
      </w:ins>
      <w:ins w:id="1118" w:author="vesurkov" w:date="2026-10-07T08:18:00Z" w16du:dateUtc="2026-10-07T01:18:00Z">
        <w:r w:rsidR="00C273D6">
          <w:t xml:space="preserve"> </w:t>
        </w:r>
      </w:ins>
      <w:del w:id="1119" w:author="vesurkov" w:date="2026-10-07T08:18:00Z" w16du:dateUtc="2026-10-07T01:18:00Z">
        <w:r w:rsidDel="00C273D6">
          <w:delText xml:space="preserve"> выполнения работ </w:delText>
        </w:r>
      </w:del>
      <w:r>
        <w:t>(п. 4).</w:t>
      </w:r>
    </w:p>
    <w:p w14:paraId="000000F5" w14:textId="2CFA3918" w:rsidR="00A843E5" w:rsidRDefault="00000000">
      <w:r>
        <w:t xml:space="preserve">В процессе приёмки </w:t>
      </w:r>
      <w:del w:id="1120" w:author="vesurkov" w:date="2026-10-07T08:19:00Z" w16du:dateUtc="2026-10-07T01:19:00Z">
        <w:r w:rsidDel="00C273D6">
          <w:delText>работ должна быть осуществлена проверка</w:delText>
        </w:r>
      </w:del>
      <w:ins w:id="1121" w:author="vesurkov" w:date="2026-10-07T08:19:00Z" w16du:dateUtc="2026-10-07T01:19:00Z">
        <w:r w:rsidR="00C273D6">
          <w:t>проверяется</w:t>
        </w:r>
      </w:ins>
      <w:r>
        <w:t xml:space="preserve"> </w:t>
      </w:r>
      <w:del w:id="1122" w:author="vesurkov" w:date="2026-10-07T08:44:00Z" w16du:dateUtc="2026-10-07T01:44:00Z">
        <w:r w:rsidDel="00F81157">
          <w:delText xml:space="preserve">системы на </w:delText>
        </w:r>
      </w:del>
      <w:r>
        <w:t>соответствие</w:t>
      </w:r>
      <w:ins w:id="1123" w:author="vesurkov" w:date="2026-10-07T08:44:00Z" w16du:dateUtc="2026-10-07T01:44:00Z">
        <w:r w:rsidR="00F81157">
          <w:t xml:space="preserve"> </w:t>
        </w:r>
        <w:r w:rsidR="00F81157">
          <w:t>системы</w:t>
        </w:r>
      </w:ins>
      <w:r>
        <w:t xml:space="preserve"> требованиям </w:t>
      </w:r>
      <w:del w:id="1124" w:author="vesurkov" w:date="2026-10-07T09:03:00Z" w16du:dateUtc="2026-10-07T02:03:00Z">
        <w:r w:rsidDel="00D93161">
          <w:delText>ра</w:delText>
        </w:r>
      </w:del>
      <w:del w:id="1125" w:author="vesurkov" w:date="2026-10-07T08:44:00Z" w16du:dateUtc="2026-10-07T01:44:00Z">
        <w:r w:rsidDel="00F81157">
          <w:delText>зработанных</w:delText>
        </w:r>
      </w:del>
      <w:del w:id="1126" w:author="vesurkov" w:date="2026-10-07T09:03:00Z" w16du:dateUtc="2026-10-07T02:03:00Z">
        <w:r w:rsidDel="00D93161">
          <w:delText xml:space="preserve"> </w:delText>
        </w:r>
      </w:del>
      <w:r>
        <w:t>ТЗ.</w:t>
      </w:r>
    </w:p>
    <w:p w14:paraId="000000F6" w14:textId="7914160F" w:rsidR="00A843E5" w:rsidRPr="00A52A12" w:rsidDel="00E16EE7" w:rsidRDefault="00C273D6" w:rsidP="00015611">
      <w:pPr>
        <w:rPr>
          <w:del w:id="1127" w:author="vesurkov" w:date="2026-09-23T08:56:00Z"/>
          <w:rPrChange w:id="1128" w:author="Слава Сурков" w:date="2026-09-23T11:31:00Z">
            <w:rPr>
              <w:del w:id="1129" w:author="vesurkov" w:date="2026-09-23T08:56:00Z"/>
              <w:lang w:val="en-US"/>
            </w:rPr>
          </w:rPrChange>
        </w:rPr>
      </w:pPr>
      <w:ins w:id="1130" w:author="vesurkov" w:date="2026-10-07T08:24:00Z">
        <w:r w:rsidRPr="00C273D6">
          <w:t>Прочие требования и дефекты системы, выявленные на испытаниях и не относящиеся к требованиям, приведённым в частных ТЗ, могут документироваться как желательные доработки. Наличие желательных доработок не влияет на приёмку и передачу системы в эксплуатацию.</w:t>
        </w:r>
      </w:ins>
      <w:del w:id="1131" w:author="vesurkov" w:date="2026-10-07T08:24:00Z" w16du:dateUtc="2026-10-07T01:24:00Z">
        <w:r w:rsidR="00000000" w:rsidDel="00C273D6">
          <w:delText xml:space="preserve"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</w:delText>
        </w:r>
      </w:del>
      <w:del w:id="1132" w:author="vesurkov" w:date="2026-10-07T08:19:00Z" w16du:dateUtc="2026-10-07T01:19:00Z">
        <w:r w:rsidR="00000000" w:rsidDel="00C273D6">
          <w:delText xml:space="preserve">работ и процесс </w:delText>
        </w:r>
      </w:del>
      <w:del w:id="1133" w:author="vesurkov" w:date="2026-10-07T08:24:00Z" w16du:dateUtc="2026-10-07T01:24:00Z">
        <w:r w:rsidR="00000000" w:rsidDel="00C273D6">
          <w:delText>передачи системы в эксплуатацию.</w:delText>
        </w:r>
      </w:del>
      <w:ins w:id="1134" w:author="vesurkov" w:date="2026-09-23T08:56:00Z">
        <w:r w:rsidR="00015611" w:rsidRPr="00015611">
          <w:rPr>
            <w:rPrChange w:id="1135" w:author="vesurkov" w:date="2026-09-23T08:56:00Z">
              <w:rPr>
                <w:lang w:val="en-US"/>
              </w:rPr>
            </w:rPrChange>
          </w:rPr>
          <w:t xml:space="preserve"> </w:t>
        </w:r>
      </w:ins>
    </w:p>
    <w:p w14:paraId="77DCC42B" w14:textId="77777777" w:rsidR="00E16EE7" w:rsidRPr="00A52A12" w:rsidRDefault="00E16EE7">
      <w:pPr>
        <w:rPr>
          <w:ins w:id="1136" w:author="vesurkov" w:date="2026-09-23T08:56:00Z"/>
        </w:rPr>
      </w:pPr>
    </w:p>
    <w:p w14:paraId="000000F7" w14:textId="77777777" w:rsidR="00A843E5" w:rsidRDefault="00000000" w:rsidP="00015611">
      <w:commentRangeStart w:id="1137"/>
      <w:commentRangeStart w:id="1138"/>
      <w:r>
        <w:t>Комплектность передаваемой отчётной документации подлежит проверке Заказчиком.</w:t>
      </w:r>
      <w:commentRangeEnd w:id="1137"/>
      <w:r w:rsidR="006473BF">
        <w:rPr>
          <w:rStyle w:val="af9"/>
          <w:sz w:val="28"/>
          <w:szCs w:val="28"/>
        </w:rPr>
        <w:commentReference w:id="1137"/>
      </w:r>
      <w:commentRangeEnd w:id="1138"/>
      <w:r w:rsidR="001069F2">
        <w:rPr>
          <w:rStyle w:val="af9"/>
          <w:sz w:val="28"/>
          <w:szCs w:val="28"/>
        </w:rPr>
        <w:commentReference w:id="1138"/>
      </w:r>
    </w:p>
    <w:p w14:paraId="000000F8" w14:textId="2CE96EC0" w:rsidR="00A843E5" w:rsidRDefault="00000000" w:rsidP="00033E9E">
      <w:pPr>
        <w:pStyle w:val="1"/>
        <w:numPr>
          <w:ilvl w:val="0"/>
          <w:numId w:val="23"/>
        </w:numPr>
        <w:ind w:left="0" w:firstLine="0"/>
        <w:jc w:val="center"/>
        <w:pPrChange w:id="1139" w:author="vesurkov" w:date="2026-10-07T10:06:00Z" w16du:dateUtc="2026-10-07T03:06:00Z">
          <w:pPr>
            <w:pStyle w:val="1"/>
            <w:numPr>
              <w:numId w:val="5"/>
            </w:numPr>
            <w:tabs>
              <w:tab w:val="clear" w:pos="720"/>
            </w:tabs>
            <w:ind w:left="432" w:hanging="432"/>
            <w:jc w:val="center"/>
          </w:pPr>
        </w:pPrChange>
      </w:pPr>
      <w:bookmarkStart w:id="1140" w:name="_Toc242260067"/>
      <w:r>
        <w:lastRenderedPageBreak/>
        <w:t>ТРЕБОВАНИЯ К ДОКУМЕНТИРОВАНИЮ</w:t>
      </w:r>
      <w:bookmarkEnd w:id="1140"/>
    </w:p>
    <w:p w14:paraId="000000F9" w14:textId="77777777" w:rsidR="00A843E5" w:rsidRDefault="00A843E5"/>
    <w:p w14:paraId="000000FA" w14:textId="4DCD17EC" w:rsidR="00A843E5" w:rsidRDefault="00000000">
      <w:r>
        <w:t xml:space="preserve">Отчётная документация должна передаваться Заказчику </w:t>
      </w:r>
      <w:r w:rsidR="00295A5F">
        <w:t>в электронном</w:t>
      </w:r>
      <w:r>
        <w:t xml:space="preserve">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000000FB" w14:textId="77777777" w:rsidR="00A843E5" w:rsidRDefault="00A843E5"/>
    <w:p w14:paraId="000000FC" w14:textId="7BB7FFD7" w:rsidR="00A843E5" w:rsidRDefault="00000000" w:rsidP="00C219EF">
      <w:pPr>
        <w:pStyle w:val="2"/>
        <w:numPr>
          <w:ilvl w:val="1"/>
          <w:numId w:val="19"/>
        </w:numPr>
        <w:ind w:left="0" w:firstLine="0"/>
        <w:jc w:val="center"/>
        <w:pPrChange w:id="1141" w:author="vesurkov" w:date="2026-10-07T09:23:00Z" w16du:dateUtc="2026-10-07T02:23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  <w:bookmarkStart w:id="1142" w:name="_Toc242260068"/>
      <w:r>
        <w:t>Перечень подлежащих разработке документов</w:t>
      </w:r>
      <w:bookmarkEnd w:id="1142"/>
    </w:p>
    <w:p w14:paraId="000000FD" w14:textId="77777777" w:rsidR="00A843E5" w:rsidRDefault="00A843E5"/>
    <w:p w14:paraId="000000FE" w14:textId="77777777" w:rsidR="00A843E5" w:rsidRDefault="00000000">
      <w:r>
        <w:t>Документы «Проект системы» и «Пояснительная записка» должны разрабатываться согласно требованиям [4].</w:t>
      </w:r>
    </w:p>
    <w:p w14:paraId="000000FF" w14:textId="77777777" w:rsidR="00A843E5" w:rsidRDefault="00A843E5"/>
    <w:p w14:paraId="00000100" w14:textId="6DF8DC41" w:rsidR="00A843E5" w:rsidRDefault="00000000" w:rsidP="00C219EF">
      <w:pPr>
        <w:pStyle w:val="2"/>
        <w:numPr>
          <w:ilvl w:val="1"/>
          <w:numId w:val="19"/>
        </w:numPr>
        <w:ind w:left="0" w:firstLine="0"/>
        <w:jc w:val="center"/>
        <w:rPr>
          <w:ins w:id="1143" w:author="vesurkov" w:date="2026-10-07T09:23:00Z" w16du:dateUtc="2026-10-07T02:23:00Z"/>
        </w:rPr>
      </w:pPr>
      <w:bookmarkStart w:id="1144" w:name="_Toc242260069"/>
      <w:r>
        <w:t>Вид представления и количество документов</w:t>
      </w:r>
      <w:bookmarkEnd w:id="1144"/>
    </w:p>
    <w:p w14:paraId="6C0E2926" w14:textId="77777777" w:rsidR="00C219EF" w:rsidRPr="00C219EF" w:rsidRDefault="00C219EF" w:rsidP="00C219EF">
      <w:pPr>
        <w:pPrChange w:id="1145" w:author="vesurkov" w:date="2026-10-07T09:23:00Z" w16du:dateUtc="2026-10-07T02:23:00Z">
          <w:pPr>
            <w:pStyle w:val="2"/>
            <w:numPr>
              <w:numId w:val="5"/>
            </w:numPr>
            <w:tabs>
              <w:tab w:val="clear" w:pos="1440"/>
            </w:tabs>
            <w:ind w:left="576" w:hanging="576"/>
            <w:jc w:val="center"/>
          </w:pPr>
        </w:pPrChange>
      </w:pPr>
    </w:p>
    <w:p w14:paraId="00000101" w14:textId="77777777" w:rsidR="00A843E5" w:rsidRDefault="00000000">
      <w:r>
        <w:t xml:space="preserve">Нижеперечисленные документы к АС предоставляются в электронном виде в форматах </w:t>
      </w:r>
      <w:r>
        <w:rPr>
          <w:i/>
          <w:iCs/>
        </w:rPr>
        <w:t>.docx</w:t>
      </w:r>
      <w:r>
        <w:t xml:space="preserve"> и </w:t>
      </w:r>
      <w:r>
        <w:rPr>
          <w:i/>
          <w:iCs/>
        </w:rPr>
        <w:t>.pdf</w:t>
      </w:r>
      <w:r>
        <w:t xml:space="preserve"> по одному экземпляру каждый</w:t>
      </w:r>
    </w:p>
    <w:p w14:paraId="00000102" w14:textId="77777777" w:rsidR="00A843E5" w:rsidRDefault="00000000">
      <w:pPr>
        <w:numPr>
          <w:ilvl w:val="0"/>
          <w:numId w:val="4"/>
        </w:numPr>
      </w:pPr>
      <w:r>
        <w:t>Техническое задание;</w:t>
      </w:r>
    </w:p>
    <w:p w14:paraId="00000103" w14:textId="77777777" w:rsidR="00A843E5" w:rsidRDefault="00000000">
      <w:pPr>
        <w:numPr>
          <w:ilvl w:val="0"/>
          <w:numId w:val="4"/>
        </w:numPr>
      </w:pPr>
      <w:r>
        <w:t>Проект системы;</w:t>
      </w:r>
    </w:p>
    <w:p w14:paraId="00000104" w14:textId="77777777" w:rsidR="00A843E5" w:rsidRDefault="00000000">
      <w:pPr>
        <w:numPr>
          <w:ilvl w:val="0"/>
          <w:numId w:val="4"/>
        </w:numPr>
      </w:pPr>
      <w:r>
        <w:t>Пояснительная записка;</w:t>
      </w:r>
    </w:p>
    <w:p w14:paraId="00000105" w14:textId="77777777" w:rsidR="00A843E5" w:rsidRDefault="00000000">
      <w:pPr>
        <w:numPr>
          <w:ilvl w:val="0"/>
          <w:numId w:val="4"/>
        </w:numPr>
      </w:pPr>
      <w:r>
        <w:t>Три варианта дополнительной функциональности на согласование.</w:t>
      </w:r>
    </w:p>
    <w:p w14:paraId="00000106" w14:textId="77777777" w:rsidR="00A843E5" w:rsidRDefault="00A843E5">
      <w:pPr>
        <w:ind w:firstLine="0"/>
      </w:pPr>
    </w:p>
    <w:p w14:paraId="00000107" w14:textId="1286DF9C" w:rsidR="00A843E5" w:rsidRDefault="00000000" w:rsidP="00C219EF">
      <w:pPr>
        <w:pStyle w:val="2"/>
        <w:numPr>
          <w:ilvl w:val="1"/>
          <w:numId w:val="19"/>
        </w:numPr>
        <w:ind w:left="0" w:firstLine="0"/>
        <w:jc w:val="center"/>
        <w:pPrChange w:id="1146" w:author="vesurkov" w:date="2026-10-07T09:23:00Z" w16du:dateUtc="2026-10-07T02:23:00Z">
          <w:pPr>
            <w:pStyle w:val="2"/>
            <w:numPr>
              <w:numId w:val="5"/>
            </w:numPr>
            <w:tabs>
              <w:tab w:val="clear" w:pos="1440"/>
            </w:tabs>
            <w:ind w:left="709" w:firstLine="0"/>
            <w:jc w:val="center"/>
          </w:pPr>
        </w:pPrChange>
      </w:pPr>
      <w:bookmarkStart w:id="1147" w:name="_Toc242260070"/>
      <w:r>
        <w:t>Требования по использованию ЕСКД и ЕСПД при разработке документов</w:t>
      </w:r>
      <w:bookmarkEnd w:id="1147"/>
    </w:p>
    <w:p w14:paraId="00000108" w14:textId="77777777" w:rsidR="00A843E5" w:rsidRDefault="00A843E5"/>
    <w:p w14:paraId="00000109" w14:textId="77777777" w:rsidR="00A843E5" w:rsidRDefault="00000000">
      <w:r>
        <w:t>Документы на Систему оформляют в соответствии с требованиями ОС ТУСУР-2021.</w:t>
      </w:r>
    </w:p>
    <w:p w14:paraId="0000010A" w14:textId="77777777" w:rsidR="00A843E5" w:rsidRDefault="00000000">
      <w:r>
        <w:t>Общие требования:</w:t>
      </w:r>
    </w:p>
    <w:p w14:paraId="0000010B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lastRenderedPageBreak/>
        <w:t>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0000010C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шрифт – Times New Roman 14;</w:t>
      </w:r>
    </w:p>
    <w:p w14:paraId="0000010D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первая строка – отступ 1,25 см;</w:t>
      </w:r>
    </w:p>
    <w:p w14:paraId="0000010E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межстрочный интервал – полуторный;</w:t>
      </w:r>
    </w:p>
    <w:p w14:paraId="0000010F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выравнивание – по ширине;</w:t>
      </w:r>
    </w:p>
    <w:p w14:paraId="00000110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– автоматический</w:t>
      </w:r>
    </w:p>
    <w:p w14:paraId="00000111" w14:textId="77777777" w:rsidR="00A843E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из прописных букв – отменить.</w:t>
      </w:r>
    </w:p>
    <w:p w14:paraId="00000112" w14:textId="6E2465E9" w:rsidR="00A843E5" w:rsidRDefault="00000000" w:rsidP="00C219EF">
      <w:pPr>
        <w:pStyle w:val="1"/>
        <w:numPr>
          <w:ilvl w:val="0"/>
          <w:numId w:val="19"/>
        </w:numPr>
        <w:jc w:val="center"/>
        <w:pPrChange w:id="1148" w:author="vesurkov" w:date="2026-10-07T09:24:00Z" w16du:dateUtc="2026-10-07T02:24:00Z">
          <w:pPr>
            <w:pStyle w:val="1"/>
            <w:numPr>
              <w:numId w:val="5"/>
            </w:numPr>
            <w:tabs>
              <w:tab w:val="clear" w:pos="720"/>
            </w:tabs>
            <w:ind w:left="432" w:hanging="432"/>
            <w:jc w:val="center"/>
          </w:pPr>
        </w:pPrChange>
      </w:pPr>
      <w:bookmarkStart w:id="1149" w:name="_Toc242260071"/>
      <w:r>
        <w:lastRenderedPageBreak/>
        <w:t>ИСТОЧНИКИ РАЗРАБОТКИ</w:t>
      </w:r>
      <w:bookmarkEnd w:id="1149"/>
    </w:p>
    <w:p w14:paraId="00000113" w14:textId="77777777" w:rsidR="00A843E5" w:rsidRDefault="00A843E5"/>
    <w:p w14:paraId="00000114" w14:textId="77777777" w:rsidR="00A843E5" w:rsidRDefault="00000000">
      <w:pPr>
        <w:ind w:firstLine="705"/>
      </w:pPr>
      <w:r>
        <w:t>В настоящем документе использованы следующая литература и нормативные документы:</w:t>
      </w:r>
    </w:p>
    <w:p w14:paraId="00000115" w14:textId="4D62E920" w:rsidR="00A843E5" w:rsidRDefault="00000000">
      <w:pPr>
        <w:numPr>
          <w:ilvl w:val="0"/>
          <w:numId w:val="6"/>
        </w:numPr>
        <w:ind w:left="0" w:firstLine="705"/>
      </w:pPr>
      <w:r>
        <w:t xml:space="preserve">Новые технологии в </w:t>
      </w:r>
      <w:r w:rsidR="00E120D8">
        <w:t>программировании:</w:t>
      </w:r>
      <w:r>
        <w:t xml:space="preserve"> учебное пособие / А. А. Калентьев, Д. В. Гарайс, А. Е. Горяинов </w:t>
      </w:r>
      <w:r w:rsidR="00B2151F">
        <w:t>-</w:t>
      </w:r>
      <w:r>
        <w:t xml:space="preserve"> Томск : Эль Контент, 2014. </w:t>
      </w:r>
      <w:r w:rsidR="00B2151F">
        <w:t>-</w:t>
      </w:r>
      <w:r>
        <w:t xml:space="preserve"> 176 с.</w:t>
      </w:r>
    </w:p>
    <w:p w14:paraId="00000116" w14:textId="77777777" w:rsidR="00A843E5" w:rsidRDefault="00000000">
      <w:pPr>
        <w:numPr>
          <w:ilvl w:val="0"/>
          <w:numId w:val="6"/>
        </w:numPr>
        <w:ind w:left="0" w:firstLine="705"/>
      </w:pPr>
      <w:r>
        <w:t>ГОСТ 34.603 «Информационная технология. Виды испытаний автоматизированных систем»</w:t>
      </w:r>
    </w:p>
    <w:p w14:paraId="00000117" w14:textId="77777777" w:rsidR="00A843E5" w:rsidRDefault="00000000">
      <w:pPr>
        <w:numPr>
          <w:ilvl w:val="0"/>
          <w:numId w:val="6"/>
        </w:numPr>
        <w:ind w:left="0" w:firstLine="705"/>
      </w:pPr>
      <w: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0000118" w14:textId="77777777" w:rsidR="00A843E5" w:rsidRDefault="00000000">
      <w:pPr>
        <w:numPr>
          <w:ilvl w:val="0"/>
          <w:numId w:val="6"/>
        </w:numPr>
        <w:ind w:left="0" w:firstLine="705"/>
      </w:pPr>
      <w:r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25.11.2021»;</w:t>
      </w:r>
    </w:p>
    <w:p w14:paraId="00000119" w14:textId="77777777" w:rsidR="00A843E5" w:rsidRDefault="00000000">
      <w:pPr>
        <w:numPr>
          <w:ilvl w:val="0"/>
          <w:numId w:val="6"/>
        </w:numPr>
        <w:ind w:left="0" w:firstLine="705"/>
      </w:pPr>
      <w:r>
        <w:t>Рабочая программа дисциплины «Основы разработки САПР»;</w:t>
      </w:r>
    </w:p>
    <w:p w14:paraId="0000011A" w14:textId="77777777" w:rsidR="00A843E5" w:rsidRDefault="00000000">
      <w:pPr>
        <w:numPr>
          <w:ilvl w:val="0"/>
          <w:numId w:val="6"/>
        </w:numPr>
        <w:ind w:left="0" w:firstLine="705"/>
      </w:pPr>
      <w: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0000011B" w14:textId="77777777" w:rsidR="00A843E5" w:rsidRDefault="00000000">
      <w:pPr>
        <w:numPr>
          <w:ilvl w:val="0"/>
          <w:numId w:val="6"/>
        </w:numPr>
        <w:ind w:left="0" w:firstLine="705"/>
      </w:pPr>
      <w:r>
        <w:t>Введение в UML от создателей языка [Текст] : руководство пользователя / Г. Буч, Д. Рамбо, И. Якобсон. - 2-е изд. - М. : ДМК Пресс, 2012. - 494 с. : ил. - (Классика программирования). - Предм. указ.: с. 483-493. - ISBN 978-5-94074-644-7;</w:t>
      </w:r>
    </w:p>
    <w:p w14:paraId="0000011C" w14:textId="77777777" w:rsidR="00A843E5" w:rsidRDefault="00000000">
      <w:pPr>
        <w:numPr>
          <w:ilvl w:val="0"/>
          <w:numId w:val="6"/>
        </w:numPr>
        <w:ind w:left="0" w:firstLine="705"/>
      </w:pPr>
      <w:r>
        <w:t>Ли. К. Основы САПР (CAD/CAM/CAE). – Спб.:«Питер», 2004. – 560с.</w:t>
      </w:r>
    </w:p>
    <w:sectPr w:rsidR="00A843E5">
      <w:pgSz w:w="11906" w:h="16838"/>
      <w:pgMar w:top="1134" w:right="850" w:bottom="1134" w:left="1701" w:header="708" w:footer="708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72" w:author="Kalentyev Alexey" w:date="2026-09-23T04:24:00Z" w:initials="KA">
    <w:p w14:paraId="5E4E707A" w14:textId="77777777" w:rsidR="001067E0" w:rsidRDefault="00000000">
      <w:r>
        <w:annotationRef/>
      </w:r>
      <w:r>
        <w:t>Добавьте сквозную нумерацию страниц по центру нижнего поля. Титульный лист учитывается, но номер на нём не печатается.</w:t>
      </w:r>
    </w:p>
  </w:comment>
  <w:comment w:id="573" w:author="vesurkov" w:date="2026-10-07T06:56:00Z" w:initials="v">
    <w:p w14:paraId="25EC3FFA" w14:textId="28504DF7" w:rsidR="002548DC" w:rsidRDefault="002548DC">
      <w:pPr>
        <w:pStyle w:val="af7"/>
      </w:pPr>
      <w:r>
        <w:rPr>
          <w:rStyle w:val="af9"/>
        </w:rPr>
        <w:annotationRef/>
      </w:r>
      <w:r>
        <w:t>+</w:t>
      </w:r>
    </w:p>
  </w:comment>
  <w:comment w:id="581" w:author="Kalentyev Alexey" w:date="2026-09-23T04:24:00Z" w:initials="KA">
    <w:p w14:paraId="22AE2BD3" w14:textId="77777777" w:rsidR="001067E0" w:rsidRDefault="00000000">
      <w:r>
        <w:annotationRef/>
      </w:r>
      <w:r>
        <w:t>Дополните пункт сведениями о разработчике: кто выполняет работу, его группа.</w:t>
      </w:r>
    </w:p>
  </w:comment>
  <w:comment w:id="582" w:author="vesurkov" w:date="2026-10-07T05:10:00Z" w:initials="v">
    <w:p w14:paraId="79648D1D" w14:textId="55FDEF48" w:rsidR="001069F2" w:rsidRDefault="001069F2">
      <w:pPr>
        <w:pStyle w:val="af7"/>
      </w:pPr>
      <w:r>
        <w:rPr>
          <w:rStyle w:val="af9"/>
        </w:rPr>
        <w:annotationRef/>
      </w:r>
      <w:r>
        <w:t>+</w:t>
      </w:r>
    </w:p>
  </w:comment>
  <w:comment w:id="588" w:author="Kalentyev Alexey" w:date="2026-09-23T04:24:00Z" w:initials="KA">
    <w:p w14:paraId="60709735" w14:textId="77777777" w:rsidR="001067E0" w:rsidRDefault="00000000">
      <w:r>
        <w:annotationRef/>
      </w:r>
      <w:r>
        <w:t>Исправьте название комплекса: ГОСТ 19.103-77 относится к Единой системе программной документации (ЕСПД).</w:t>
      </w:r>
    </w:p>
  </w:comment>
  <w:comment w:id="589" w:author="vesurkov" w:date="2026-10-07T05:11:00Z" w:initials="v">
    <w:p w14:paraId="41871BE1" w14:textId="33C07D34" w:rsidR="001069F2" w:rsidRDefault="001069F2">
      <w:pPr>
        <w:pStyle w:val="af7"/>
      </w:pPr>
      <w:r>
        <w:rPr>
          <w:rStyle w:val="af9"/>
        </w:rPr>
        <w:annotationRef/>
      </w:r>
      <w:r>
        <w:t>+</w:t>
      </w:r>
    </w:p>
  </w:comment>
  <w:comment w:id="602" w:author="Kalentyev Alexey" w:date="2026-09-16T11:39:00Z" w:initials="KA">
    <w:p w14:paraId="59016ADB" w14:textId="77777777" w:rsidR="00030DD5" w:rsidRDefault="00030DD5" w:rsidP="00030DD5">
      <w:pPr>
        <w:pStyle w:val="af7"/>
        <w:ind w:firstLine="0"/>
        <w:jc w:val="left"/>
      </w:pPr>
      <w:r>
        <w:rPr>
          <w:rStyle w:val="af9"/>
        </w:rPr>
        <w:annotationRef/>
      </w:r>
      <w:r>
        <w:t>Выравнивание по ширине</w:t>
      </w:r>
    </w:p>
  </w:comment>
  <w:comment w:id="603" w:author="vesurkov" w:date="2026-10-07T05:13:00Z" w:initials="v">
    <w:p w14:paraId="4E3A9CC9" w14:textId="277CF0EB" w:rsidR="001069F2" w:rsidRDefault="001069F2">
      <w:pPr>
        <w:pStyle w:val="af7"/>
      </w:pPr>
      <w:r>
        <w:rPr>
          <w:rStyle w:val="af9"/>
        </w:rPr>
        <w:annotationRef/>
      </w:r>
      <w:r>
        <w:t>+</w:t>
      </w:r>
    </w:p>
  </w:comment>
  <w:comment w:id="607" w:author="Kalentyev Alexey" w:date="2026-09-16T11:40:00Z" w:initials="KA">
    <w:p w14:paraId="1267B935" w14:textId="77777777" w:rsidR="00030DD5" w:rsidRDefault="00030DD5" w:rsidP="00030DD5">
      <w:pPr>
        <w:pStyle w:val="af7"/>
        <w:ind w:firstLine="0"/>
        <w:jc w:val="left"/>
      </w:pPr>
      <w:r>
        <w:rPr>
          <w:rStyle w:val="af9"/>
        </w:rPr>
        <w:annotationRef/>
      </w:r>
      <w:r>
        <w:t>Дефис. Нужно тире.</w:t>
      </w:r>
    </w:p>
  </w:comment>
  <w:comment w:id="616" w:author="Kalentyev Alexey" w:date="2026-09-23T04:24:00Z" w:initials="KA">
    <w:p w14:paraId="28910ACE" w14:textId="77777777" w:rsidR="001067E0" w:rsidRDefault="00000000">
      <w:r>
        <w:annotationRef/>
      </w:r>
      <w:r>
        <w:t>Выделите заголовки 3.1.1 и аналогичные полужирным, расположите по центру и отделите от текста пустой строкой.</w:t>
      </w:r>
    </w:p>
  </w:comment>
  <w:comment w:id="617" w:author="vesurkov" w:date="2026-10-07T05:12:00Z" w:initials="v">
    <w:p w14:paraId="3EFF5770" w14:textId="51C01259" w:rsidR="001069F2" w:rsidRDefault="001069F2">
      <w:pPr>
        <w:pStyle w:val="af7"/>
      </w:pPr>
      <w:r>
        <w:rPr>
          <w:rStyle w:val="af9"/>
        </w:rPr>
        <w:annotationRef/>
      </w:r>
    </w:p>
  </w:comment>
  <w:comment w:id="623" w:author="Kalentyev Alexey" w:date="2026-09-23T04:24:00Z" w:initials="KA">
    <w:p w14:paraId="1A45B2B8" w14:textId="77777777" w:rsidR="001067E0" w:rsidRDefault="00000000">
      <w:r>
        <w:annotationRef/>
      </w:r>
      <w:r>
        <w:t>Явно задайте пересчёт допустимых диапазонов в обе стороны: изменение D1 ограничивает D2, а изменение D2 изменяет нижнюю границу D1; аналогично для D2 и d. Пересекайте эти границы с указанными общими диапазонами.</w:t>
      </w:r>
    </w:p>
  </w:comment>
  <w:comment w:id="624" w:author="vesurkov" w:date="2026-10-07T08:11:00Z" w:initials="v">
    <w:p w14:paraId="641D35FF" w14:textId="2E2EA77F" w:rsidR="00813E1F" w:rsidRPr="00A606A3" w:rsidRDefault="00813E1F">
      <w:pPr>
        <w:pStyle w:val="af7"/>
      </w:pPr>
      <w:r>
        <w:rPr>
          <w:rStyle w:val="af9"/>
        </w:rPr>
        <w:annotationRef/>
      </w:r>
      <w:r w:rsidRPr="00A606A3">
        <w:t>+</w:t>
      </w:r>
    </w:p>
  </w:comment>
  <w:comment w:id="822" w:author="Kalentyev Alexey" w:date="2026-09-16T11:41:00Z" w:initials="KA">
    <w:p w14:paraId="621A307B" w14:textId="77777777" w:rsidR="00030DD5" w:rsidRDefault="00030DD5" w:rsidP="00030DD5">
      <w:pPr>
        <w:pStyle w:val="af7"/>
        <w:ind w:firstLine="0"/>
        <w:jc w:val="left"/>
      </w:pPr>
      <w:r>
        <w:rPr>
          <w:rStyle w:val="af9"/>
        </w:rPr>
        <w:annotationRef/>
      </w:r>
      <w:r>
        <w:t>Дефис.</w:t>
      </w:r>
    </w:p>
  </w:comment>
  <w:comment w:id="819" w:author="Kalentyev Alexey" w:date="2026-09-16T11:41:00Z" w:initials="KA">
    <w:p w14:paraId="34630C17" w14:textId="77777777" w:rsidR="00030DD5" w:rsidRDefault="00030DD5" w:rsidP="00030DD5">
      <w:pPr>
        <w:pStyle w:val="af7"/>
        <w:ind w:firstLine="0"/>
        <w:jc w:val="left"/>
      </w:pPr>
      <w:r>
        <w:rPr>
          <w:rStyle w:val="af9"/>
        </w:rPr>
        <w:annotationRef/>
      </w:r>
      <w:r>
        <w:t>Красная строка?</w:t>
      </w:r>
    </w:p>
  </w:comment>
  <w:comment w:id="820" w:author="vesurkov" w:date="2026-10-07T05:12:00Z" w:initials="v">
    <w:p w14:paraId="441360FD" w14:textId="0488D648" w:rsidR="001069F2" w:rsidRDefault="001069F2">
      <w:pPr>
        <w:pStyle w:val="af7"/>
      </w:pPr>
      <w:r>
        <w:rPr>
          <w:rStyle w:val="af9"/>
        </w:rPr>
        <w:annotationRef/>
      </w:r>
      <w:r>
        <w:t>+</w:t>
      </w:r>
    </w:p>
  </w:comment>
  <w:comment w:id="855" w:author="Kalentyev Alexey" w:date="2026-09-16T11:41:00Z" w:initials="KA">
    <w:p w14:paraId="1738921C" w14:textId="77777777" w:rsidR="00030DD5" w:rsidRDefault="00030DD5" w:rsidP="00030DD5">
      <w:pPr>
        <w:pStyle w:val="af7"/>
        <w:ind w:firstLine="0"/>
        <w:jc w:val="left"/>
      </w:pPr>
      <w:r>
        <w:rPr>
          <w:rStyle w:val="af9"/>
        </w:rPr>
        <w:annotationRef/>
      </w:r>
      <w:r>
        <w:t>Красная строка.</w:t>
      </w:r>
    </w:p>
  </w:comment>
  <w:comment w:id="856" w:author="vesurkov" w:date="2026-10-07T05:13:00Z" w:initials="v">
    <w:p w14:paraId="2B4E831D" w14:textId="6F5A445E" w:rsidR="001069F2" w:rsidRDefault="001069F2">
      <w:pPr>
        <w:pStyle w:val="af7"/>
      </w:pPr>
      <w:r>
        <w:rPr>
          <w:rStyle w:val="af9"/>
        </w:rPr>
        <w:annotationRef/>
      </w:r>
      <w:r>
        <w:t>+</w:t>
      </w:r>
    </w:p>
  </w:comment>
  <w:comment w:id="923" w:author="Kalentyev Alexey" w:date="2026-09-23T04:24:00Z" w:initials="KA">
    <w:p w14:paraId="3F5FCF01" w14:textId="77777777" w:rsidR="001067E0" w:rsidRDefault="00000000">
      <w:r>
        <w:annotationRef/>
      </w:r>
      <w:r>
        <w:t>Установите для основного текста полуторный интервал, абзацный отступ 1,25 см и выравнивание по ширине.</w:t>
      </w:r>
    </w:p>
  </w:comment>
  <w:comment w:id="924" w:author="vesurkov" w:date="2026-10-07T05:35:00Z" w:initials="v">
    <w:p w14:paraId="149AABB1" w14:textId="6B31CB1E" w:rsidR="0047321F" w:rsidRPr="00A606A3" w:rsidRDefault="0047321F">
      <w:pPr>
        <w:pStyle w:val="af7"/>
      </w:pPr>
      <w:r>
        <w:rPr>
          <w:rStyle w:val="af9"/>
        </w:rPr>
        <w:annotationRef/>
      </w:r>
      <w:r w:rsidRPr="00A606A3">
        <w:t>+</w:t>
      </w:r>
    </w:p>
  </w:comment>
  <w:comment w:id="926" w:author="Kalentyev Alexey" w:date="2026-09-23T04:24:00Z" w:initials="KA">
    <w:p w14:paraId="00272EDF" w14:textId="77777777" w:rsidR="001067E0" w:rsidRDefault="00000000">
      <w:r>
        <w:annotationRef/>
      </w:r>
      <w:r>
        <w:t>Уберите абзацный отступ у названия таблицы 4.1: оно должно начинаться над левым верхним углом таблицы.</w:t>
      </w:r>
    </w:p>
  </w:comment>
  <w:comment w:id="927" w:author="vesurkov" w:date="2026-10-07T05:34:00Z" w:initials="v">
    <w:p w14:paraId="0E3992D7" w14:textId="7281989F" w:rsidR="007A1769" w:rsidRPr="00A606A3" w:rsidRDefault="007A1769">
      <w:pPr>
        <w:pStyle w:val="af7"/>
      </w:pPr>
      <w:r>
        <w:rPr>
          <w:rStyle w:val="af9"/>
        </w:rPr>
        <w:annotationRef/>
      </w:r>
      <w:r w:rsidRPr="00A606A3">
        <w:t>+</w:t>
      </w:r>
    </w:p>
  </w:comment>
  <w:comment w:id="936" w:author="Kalentyev Alexey" w:date="2026-09-23T04:24:00Z" w:initials="KA">
    <w:p w14:paraId="07E49EE2" w14:textId="77777777" w:rsidR="001067E0" w:rsidRDefault="00000000">
      <w:r>
        <w:annotationRef/>
      </w:r>
      <w:r>
        <w:t>Повторите заголовки граф над перенесённой частью таблицы 4.1.</w:t>
      </w:r>
    </w:p>
  </w:comment>
  <w:comment w:id="937" w:author="vesurkov" w:date="2026-10-07T07:24:00Z" w:initials="v">
    <w:p w14:paraId="50210BAD" w14:textId="100ECE26" w:rsidR="00E1340E" w:rsidRDefault="00E1340E">
      <w:pPr>
        <w:pStyle w:val="af7"/>
      </w:pPr>
      <w:r>
        <w:rPr>
          <w:rStyle w:val="af9"/>
        </w:rPr>
        <w:annotationRef/>
      </w:r>
      <w:r>
        <w:t>+</w:t>
      </w:r>
    </w:p>
  </w:comment>
  <w:comment w:id="1006" w:author="Kalentyev Alexey" w:date="2026-09-23T04:24:00Z" w:initials="KA">
    <w:p w14:paraId="1A46D97D" w14:textId="77777777" w:rsidR="001067E0" w:rsidRDefault="00000000">
      <w:r>
        <w:annotationRef/>
      </w:r>
      <w:r>
        <w:t>Укажите, какие конструктивные требования ГОСТ 16371-2014 относятся к моделируемой заглушке, и обоснуйте размеры D1, D2, d, H, h конкретным стандартом, чертежом или технической документацией на изделие.</w:t>
      </w:r>
    </w:p>
  </w:comment>
  <w:comment w:id="1007" w:author="vesurkov" w:date="2026-10-07T07:39:00Z" w:initials="v">
    <w:p w14:paraId="6A9A401F" w14:textId="2A9C84A0" w:rsidR="008321AF" w:rsidRDefault="008321AF">
      <w:pPr>
        <w:pStyle w:val="af7"/>
      </w:pPr>
      <w:r>
        <w:rPr>
          <w:rStyle w:val="af9"/>
        </w:rPr>
        <w:annotationRef/>
      </w:r>
      <w:r>
        <w:t>+</w:t>
      </w:r>
    </w:p>
  </w:comment>
  <w:comment w:id="1137" w:author="Kalentyev Alexey" w:date="2026-09-16T11:42:00Z" w:initials="KA">
    <w:p w14:paraId="13C166FF" w14:textId="77777777" w:rsidR="00030DD5" w:rsidRDefault="00030DD5" w:rsidP="00030DD5">
      <w:pPr>
        <w:pStyle w:val="af7"/>
        <w:ind w:firstLine="0"/>
        <w:jc w:val="left"/>
      </w:pPr>
      <w:r>
        <w:rPr>
          <w:rStyle w:val="af9"/>
        </w:rPr>
        <w:annotationRef/>
      </w:r>
      <w:r>
        <w:t>Висячая строка</w:t>
      </w:r>
    </w:p>
  </w:comment>
  <w:comment w:id="1138" w:author="vesurkov" w:date="2026-10-07T05:13:00Z" w:initials="v">
    <w:p w14:paraId="1F1AD1B8" w14:textId="79B280AE" w:rsidR="001069F2" w:rsidRDefault="001069F2">
      <w:pPr>
        <w:pStyle w:val="af7"/>
      </w:pPr>
      <w:r>
        <w:rPr>
          <w:rStyle w:val="af9"/>
        </w:rPr>
        <w:annotationRef/>
      </w:r>
      <w: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4E707A" w15:done="0"/>
  <w15:commentEx w15:paraId="25EC3FFA" w15:paraIdParent="5E4E707A" w15:done="0"/>
  <w15:commentEx w15:paraId="22AE2BD3" w15:done="0"/>
  <w15:commentEx w15:paraId="79648D1D" w15:paraIdParent="22AE2BD3" w15:done="0"/>
  <w15:commentEx w15:paraId="60709735" w15:done="0"/>
  <w15:commentEx w15:paraId="41871BE1" w15:paraIdParent="60709735" w15:done="0"/>
  <w15:commentEx w15:paraId="59016ADB" w15:done="0"/>
  <w15:commentEx w15:paraId="4E3A9CC9" w15:paraIdParent="59016ADB" w15:done="0"/>
  <w15:commentEx w15:paraId="1267B935" w15:done="0"/>
  <w15:commentEx w15:paraId="28910ACE" w15:done="0"/>
  <w15:commentEx w15:paraId="3EFF5770" w15:paraIdParent="28910ACE" w15:done="0"/>
  <w15:commentEx w15:paraId="1A45B2B8" w15:done="0"/>
  <w15:commentEx w15:paraId="641D35FF" w15:paraIdParent="1A45B2B8" w15:done="0"/>
  <w15:commentEx w15:paraId="621A307B" w15:done="0"/>
  <w15:commentEx w15:paraId="34630C17" w15:done="0"/>
  <w15:commentEx w15:paraId="441360FD" w15:paraIdParent="34630C17" w15:done="0"/>
  <w15:commentEx w15:paraId="1738921C" w15:done="0"/>
  <w15:commentEx w15:paraId="2B4E831D" w15:paraIdParent="1738921C" w15:done="0"/>
  <w15:commentEx w15:paraId="3F5FCF01" w15:done="0"/>
  <w15:commentEx w15:paraId="149AABB1" w15:paraIdParent="3F5FCF01" w15:done="0"/>
  <w15:commentEx w15:paraId="00272EDF" w15:done="0"/>
  <w15:commentEx w15:paraId="0E3992D7" w15:paraIdParent="00272EDF" w15:done="0"/>
  <w15:commentEx w15:paraId="07E49EE2" w15:done="0"/>
  <w15:commentEx w15:paraId="50210BAD" w15:paraIdParent="07E49EE2" w15:done="0"/>
  <w15:commentEx w15:paraId="1A46D97D" w15:done="0"/>
  <w15:commentEx w15:paraId="6A9A401F" w15:paraIdParent="1A46D97D" w15:done="0"/>
  <w15:commentEx w15:paraId="13C166FF" w15:done="0"/>
  <w15:commentEx w15:paraId="1F1AD1B8" w15:paraIdParent="13C166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9D55F1" w16cex:dateUtc="2026-09-23T04:24:00Z"/>
  <w16cex:commentExtensible w16cex:durableId="1680C682" w16cex:dateUtc="2026-10-06T23:56:00Z"/>
  <w16cex:commentExtensible w16cex:durableId="568FA0C7" w16cex:dateUtc="2026-09-23T04:24:00Z"/>
  <w16cex:commentExtensible w16cex:durableId="79AAC45D" w16cex:dateUtc="2026-10-06T22:10:00Z"/>
  <w16cex:commentExtensible w16cex:durableId="1BD1D1F9" w16cex:dateUtc="2026-09-23T04:24:00Z"/>
  <w16cex:commentExtensible w16cex:durableId="29E5997F" w16cex:dateUtc="2026-10-06T22:11:00Z"/>
  <w16cex:commentExtensible w16cex:durableId="5342AC2F" w16cex:dateUtc="2026-09-16T04:39:00Z"/>
  <w16cex:commentExtensible w16cex:durableId="0CF2CBB3" w16cex:dateUtc="2026-10-06T22:13:00Z"/>
  <w16cex:commentExtensible w16cex:durableId="3809F6BB" w16cex:dateUtc="2026-09-16T04:40:00Z"/>
  <w16cex:commentExtensible w16cex:durableId="2E9F38A8" w16cex:dateUtc="2026-09-23T04:24:00Z"/>
  <w16cex:commentExtensible w16cex:durableId="145C9DA2" w16cex:dateUtc="2026-10-06T22:12:00Z"/>
  <w16cex:commentExtensible w16cex:durableId="4FFD71C5" w16cex:dateUtc="2026-09-23T04:24:00Z"/>
  <w16cex:commentExtensible w16cex:durableId="7D82EB0F" w16cex:dateUtc="2026-10-07T01:11:00Z"/>
  <w16cex:commentExtensible w16cex:durableId="5FB2E83E" w16cex:dateUtc="2026-09-16T04:41:00Z"/>
  <w16cex:commentExtensible w16cex:durableId="327C0EC9" w16cex:dateUtc="2026-09-16T04:41:00Z"/>
  <w16cex:commentExtensible w16cex:durableId="546293B7" w16cex:dateUtc="2026-10-06T22:12:00Z"/>
  <w16cex:commentExtensible w16cex:durableId="251AE99B" w16cex:dateUtc="2026-09-16T04:41:00Z"/>
  <w16cex:commentExtensible w16cex:durableId="5A5D6231" w16cex:dateUtc="2026-10-06T22:13:00Z"/>
  <w16cex:commentExtensible w16cex:durableId="57AF82D8" w16cex:dateUtc="2026-09-23T04:24:00Z"/>
  <w16cex:commentExtensible w16cex:durableId="749929EE" w16cex:dateUtc="2026-10-06T22:35:00Z"/>
  <w16cex:commentExtensible w16cex:durableId="771FE267" w16cex:dateUtc="2026-09-23T04:24:00Z"/>
  <w16cex:commentExtensible w16cex:durableId="473AA506" w16cex:dateUtc="2026-10-06T22:34:00Z"/>
  <w16cex:commentExtensible w16cex:durableId="4D6FDB5F" w16cex:dateUtc="2026-09-23T04:24:00Z"/>
  <w16cex:commentExtensible w16cex:durableId="636477F2" w16cex:dateUtc="2026-10-07T00:24:00Z"/>
  <w16cex:commentExtensible w16cex:durableId="1777A578" w16cex:dateUtc="2026-09-23T04:24:00Z"/>
  <w16cex:commentExtensible w16cex:durableId="0BC0941C" w16cex:dateUtc="2026-10-07T00:39:00Z"/>
  <w16cex:commentExtensible w16cex:durableId="4B522A4C" w16cex:dateUtc="2026-09-16T04:42:00Z"/>
  <w16cex:commentExtensible w16cex:durableId="6EF2FAFB" w16cex:dateUtc="2026-10-06T22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4E707A" w16cid:durableId="739D55F1"/>
  <w16cid:commentId w16cid:paraId="25EC3FFA" w16cid:durableId="1680C682"/>
  <w16cid:commentId w16cid:paraId="22AE2BD3" w16cid:durableId="568FA0C7"/>
  <w16cid:commentId w16cid:paraId="79648D1D" w16cid:durableId="79AAC45D"/>
  <w16cid:commentId w16cid:paraId="60709735" w16cid:durableId="1BD1D1F9"/>
  <w16cid:commentId w16cid:paraId="41871BE1" w16cid:durableId="29E5997F"/>
  <w16cid:commentId w16cid:paraId="59016ADB" w16cid:durableId="5342AC2F"/>
  <w16cid:commentId w16cid:paraId="4E3A9CC9" w16cid:durableId="0CF2CBB3"/>
  <w16cid:commentId w16cid:paraId="1267B935" w16cid:durableId="3809F6BB"/>
  <w16cid:commentId w16cid:paraId="28910ACE" w16cid:durableId="2E9F38A8"/>
  <w16cid:commentId w16cid:paraId="3EFF5770" w16cid:durableId="145C9DA2"/>
  <w16cid:commentId w16cid:paraId="1A45B2B8" w16cid:durableId="4FFD71C5"/>
  <w16cid:commentId w16cid:paraId="641D35FF" w16cid:durableId="7D82EB0F"/>
  <w16cid:commentId w16cid:paraId="621A307B" w16cid:durableId="5FB2E83E"/>
  <w16cid:commentId w16cid:paraId="34630C17" w16cid:durableId="327C0EC9"/>
  <w16cid:commentId w16cid:paraId="441360FD" w16cid:durableId="546293B7"/>
  <w16cid:commentId w16cid:paraId="1738921C" w16cid:durableId="251AE99B"/>
  <w16cid:commentId w16cid:paraId="2B4E831D" w16cid:durableId="5A5D6231"/>
  <w16cid:commentId w16cid:paraId="3F5FCF01" w16cid:durableId="57AF82D8"/>
  <w16cid:commentId w16cid:paraId="149AABB1" w16cid:durableId="749929EE"/>
  <w16cid:commentId w16cid:paraId="00272EDF" w16cid:durableId="771FE267"/>
  <w16cid:commentId w16cid:paraId="0E3992D7" w16cid:durableId="473AA506"/>
  <w16cid:commentId w16cid:paraId="07E49EE2" w16cid:durableId="4D6FDB5F"/>
  <w16cid:commentId w16cid:paraId="50210BAD" w16cid:durableId="636477F2"/>
  <w16cid:commentId w16cid:paraId="1A46D97D" w16cid:durableId="1777A578"/>
  <w16cid:commentId w16cid:paraId="6A9A401F" w16cid:durableId="0BC0941C"/>
  <w16cid:commentId w16cid:paraId="13C166FF" w16cid:durableId="4B522A4C"/>
  <w16cid:commentId w16cid:paraId="1F1AD1B8" w16cid:durableId="6EF2FAF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1A3E4" w14:textId="77777777" w:rsidR="003B4967" w:rsidRDefault="003B4967">
      <w:pPr>
        <w:spacing w:line="240" w:lineRule="auto"/>
      </w:pPr>
      <w:r>
        <w:separator/>
      </w:r>
    </w:p>
  </w:endnote>
  <w:endnote w:type="continuationSeparator" w:id="0">
    <w:p w14:paraId="40F7F8A5" w14:textId="77777777" w:rsidR="003B4967" w:rsidRDefault="003B49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1748A73-46AD-4744-B49E-ABBC18EF963E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BC742FE8-CE91-48A8-AA14-2820D7D3F5C3}"/>
    <w:embedBold r:id="rId3" w:fontKey="{BCFD99B4-068D-454C-80BB-3E0F4A3B1847}"/>
    <w:embedItalic r:id="rId4" w:fontKey="{45DCD79B-9238-4519-AF6D-FEE5D79B62C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59203F9A-52D3-411E-8D6F-B5DF1EB6DB4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F2A6764E-C2D4-4FBC-AD25-8E77938D008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BD46EC09-798B-4E81-B63F-AAC07EC5D19D}"/>
    <w:embedItalic r:id="rId8" w:fontKey="{DFCA99B3-6DF2-447E-B498-088986EF55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ustomXmlInsRangeStart w:id="913" w:author="vesurkov" w:date="2026-10-07T06:56:00Z"/>
  <w:sdt>
    <w:sdtPr>
      <w:id w:val="1548421640"/>
      <w:docPartObj>
        <w:docPartGallery w:val="Page Numbers (Bottom of Page)"/>
        <w:docPartUnique/>
      </w:docPartObj>
    </w:sdtPr>
    <w:sdtContent>
      <w:customXmlInsRangeEnd w:id="913"/>
      <w:p w14:paraId="02CBE2BF" w14:textId="0548ABDB" w:rsidR="002548DC" w:rsidRDefault="002548DC" w:rsidP="00955E60">
        <w:pPr>
          <w:pStyle w:val="ac"/>
          <w:ind w:firstLine="0"/>
          <w:jc w:val="center"/>
          <w:rPr>
            <w:ins w:id="914" w:author="vesurkov" w:date="2026-10-07T06:56:00Z" w16du:dateUtc="2026-10-06T23:56:00Z"/>
          </w:rPr>
          <w:pPrChange w:id="915" w:author="vesurkov" w:date="2026-10-07T06:56:00Z" w16du:dateUtc="2026-10-06T23:56:00Z">
            <w:pPr>
              <w:pStyle w:val="ac"/>
              <w:jc w:val="center"/>
            </w:pPr>
          </w:pPrChange>
        </w:pPr>
        <w:ins w:id="916" w:author="vesurkov" w:date="2026-10-07T06:56:00Z" w16du:dateUtc="2026-10-06T23:56:00Z"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2</w:t>
          </w:r>
          <w:r>
            <w:fldChar w:fldCharType="end"/>
          </w:r>
        </w:ins>
      </w:p>
      <w:customXmlInsRangeStart w:id="917" w:author="vesurkov" w:date="2026-10-07T06:56:00Z"/>
    </w:sdtContent>
  </w:sdt>
  <w:customXmlInsRangeEnd w:id="917"/>
  <w:p w14:paraId="037859B0" w14:textId="77777777" w:rsidR="00E120D8" w:rsidRDefault="00E120D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1E" w14:textId="77777777" w:rsidR="00A843E5" w:rsidRDefault="00A843E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28F0" w14:textId="77777777" w:rsidR="003B4967" w:rsidRDefault="003B4967">
      <w:pPr>
        <w:spacing w:line="240" w:lineRule="auto"/>
      </w:pPr>
      <w:r>
        <w:separator/>
      </w:r>
    </w:p>
  </w:footnote>
  <w:footnote w:type="continuationSeparator" w:id="0">
    <w:p w14:paraId="7F3225B4" w14:textId="77777777" w:rsidR="003B4967" w:rsidRDefault="003B49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1D" w14:textId="77777777" w:rsidR="00A843E5" w:rsidRDefault="00A843E5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C70"/>
    <w:multiLevelType w:val="multilevel"/>
    <w:tmpl w:val="21C004F8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A637B3"/>
    <w:multiLevelType w:val="multilevel"/>
    <w:tmpl w:val="27381968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680" w:hanging="60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  <w:b/>
      </w:rPr>
    </w:lvl>
  </w:abstractNum>
  <w:abstractNum w:abstractNumId="2" w15:restartNumberingAfterBreak="0">
    <w:nsid w:val="091A5443"/>
    <w:multiLevelType w:val="multilevel"/>
    <w:tmpl w:val="9918B8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9F93AC5"/>
    <w:multiLevelType w:val="multilevel"/>
    <w:tmpl w:val="BF06BAFC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CC5260"/>
    <w:multiLevelType w:val="multilevel"/>
    <w:tmpl w:val="CE3C8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0F36BA"/>
    <w:multiLevelType w:val="multilevel"/>
    <w:tmpl w:val="6B70F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121EF"/>
    <w:multiLevelType w:val="multilevel"/>
    <w:tmpl w:val="EC9E226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CEF2E75"/>
    <w:multiLevelType w:val="multilevel"/>
    <w:tmpl w:val="06BCCA24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680" w:hanging="60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  <w:b/>
      </w:rPr>
    </w:lvl>
  </w:abstractNum>
  <w:abstractNum w:abstractNumId="8" w15:restartNumberingAfterBreak="0">
    <w:nsid w:val="1EE578E9"/>
    <w:multiLevelType w:val="multilevel"/>
    <w:tmpl w:val="A1608484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06A3ACA"/>
    <w:multiLevelType w:val="multilevel"/>
    <w:tmpl w:val="4094FE2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08B2555"/>
    <w:multiLevelType w:val="hybridMultilevel"/>
    <w:tmpl w:val="AAB8F764"/>
    <w:lvl w:ilvl="0" w:tplc="48F2E6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5C6697B"/>
    <w:multiLevelType w:val="multilevel"/>
    <w:tmpl w:val="C872584A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5F13D70"/>
    <w:multiLevelType w:val="multilevel"/>
    <w:tmpl w:val="56788D5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9B379FB"/>
    <w:multiLevelType w:val="multilevel"/>
    <w:tmpl w:val="B3402EBE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80" w:hanging="60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  <w:b/>
      </w:rPr>
    </w:lvl>
  </w:abstractNum>
  <w:abstractNum w:abstractNumId="14" w15:restartNumberingAfterBreak="0">
    <w:nsid w:val="2B076671"/>
    <w:multiLevelType w:val="multilevel"/>
    <w:tmpl w:val="7BBEA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B4C45D3"/>
    <w:multiLevelType w:val="multilevel"/>
    <w:tmpl w:val="F18E85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F03717D"/>
    <w:multiLevelType w:val="multilevel"/>
    <w:tmpl w:val="477602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F686A66"/>
    <w:multiLevelType w:val="multilevel"/>
    <w:tmpl w:val="2C38C844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3225E28"/>
    <w:multiLevelType w:val="multilevel"/>
    <w:tmpl w:val="DA7A2AEA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676B4011"/>
    <w:multiLevelType w:val="multilevel"/>
    <w:tmpl w:val="1E7AA2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9E72DE"/>
    <w:multiLevelType w:val="multilevel"/>
    <w:tmpl w:val="FFB8E9E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6AA3412"/>
    <w:multiLevelType w:val="multilevel"/>
    <w:tmpl w:val="848424A6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B431683"/>
    <w:multiLevelType w:val="multilevel"/>
    <w:tmpl w:val="BB82FF2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63083874">
    <w:abstractNumId w:val="15"/>
  </w:num>
  <w:num w:numId="2" w16cid:durableId="1508445093">
    <w:abstractNumId w:val="14"/>
  </w:num>
  <w:num w:numId="3" w16cid:durableId="2113011796">
    <w:abstractNumId w:val="2"/>
  </w:num>
  <w:num w:numId="4" w16cid:durableId="2083260127">
    <w:abstractNumId w:val="22"/>
  </w:num>
  <w:num w:numId="5" w16cid:durableId="1316912918">
    <w:abstractNumId w:val="16"/>
  </w:num>
  <w:num w:numId="6" w16cid:durableId="574435539">
    <w:abstractNumId w:val="3"/>
  </w:num>
  <w:num w:numId="7" w16cid:durableId="820929716">
    <w:abstractNumId w:val="5"/>
  </w:num>
  <w:num w:numId="8" w16cid:durableId="1212497209">
    <w:abstractNumId w:val="19"/>
  </w:num>
  <w:num w:numId="9" w16cid:durableId="1765955637">
    <w:abstractNumId w:val="20"/>
  </w:num>
  <w:num w:numId="10" w16cid:durableId="472720531">
    <w:abstractNumId w:val="21"/>
  </w:num>
  <w:num w:numId="11" w16cid:durableId="263148728">
    <w:abstractNumId w:val="17"/>
  </w:num>
  <w:num w:numId="12" w16cid:durableId="425230020">
    <w:abstractNumId w:val="4"/>
  </w:num>
  <w:num w:numId="13" w16cid:durableId="136381679">
    <w:abstractNumId w:val="12"/>
  </w:num>
  <w:num w:numId="14" w16cid:durableId="250821626">
    <w:abstractNumId w:val="10"/>
  </w:num>
  <w:num w:numId="15" w16cid:durableId="1326858968">
    <w:abstractNumId w:val="13"/>
  </w:num>
  <w:num w:numId="16" w16cid:durableId="545876310">
    <w:abstractNumId w:val="7"/>
  </w:num>
  <w:num w:numId="17" w16cid:durableId="358090275">
    <w:abstractNumId w:val="1"/>
  </w:num>
  <w:num w:numId="18" w16cid:durableId="967783189">
    <w:abstractNumId w:val="11"/>
  </w:num>
  <w:num w:numId="19" w16cid:durableId="1664384430">
    <w:abstractNumId w:val="18"/>
  </w:num>
  <w:num w:numId="20" w16cid:durableId="757170020">
    <w:abstractNumId w:val="8"/>
  </w:num>
  <w:num w:numId="21" w16cid:durableId="383724283">
    <w:abstractNumId w:val="9"/>
  </w:num>
  <w:num w:numId="22" w16cid:durableId="224687865">
    <w:abstractNumId w:val="0"/>
  </w:num>
  <w:num w:numId="23" w16cid:durableId="190730310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esurkov">
    <w15:presenceInfo w15:providerId="None" w15:userId="vesurkov"/>
  </w15:person>
  <w15:person w15:author="Слава Сурков">
    <w15:presenceInfo w15:providerId="Windows Live" w15:userId="8fe459f675203ad3"/>
  </w15:person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3E5"/>
    <w:rsid w:val="00002F3B"/>
    <w:rsid w:val="00015611"/>
    <w:rsid w:val="000203A9"/>
    <w:rsid w:val="00030DD5"/>
    <w:rsid w:val="00033E9E"/>
    <w:rsid w:val="000B5434"/>
    <w:rsid w:val="001067E0"/>
    <w:rsid w:val="001069F2"/>
    <w:rsid w:val="00106EF9"/>
    <w:rsid w:val="00110BAA"/>
    <w:rsid w:val="001479A5"/>
    <w:rsid w:val="001D6241"/>
    <w:rsid w:val="001D6C37"/>
    <w:rsid w:val="002110EC"/>
    <w:rsid w:val="002436B0"/>
    <w:rsid w:val="002548DC"/>
    <w:rsid w:val="00295A5F"/>
    <w:rsid w:val="0034420E"/>
    <w:rsid w:val="0036407D"/>
    <w:rsid w:val="003B4967"/>
    <w:rsid w:val="003D090E"/>
    <w:rsid w:val="004160D8"/>
    <w:rsid w:val="0047321F"/>
    <w:rsid w:val="004B2B1F"/>
    <w:rsid w:val="004C0674"/>
    <w:rsid w:val="00500DAC"/>
    <w:rsid w:val="00600F27"/>
    <w:rsid w:val="006144E5"/>
    <w:rsid w:val="006473BF"/>
    <w:rsid w:val="006D2737"/>
    <w:rsid w:val="006E0025"/>
    <w:rsid w:val="006E342F"/>
    <w:rsid w:val="00797C56"/>
    <w:rsid w:val="007A1769"/>
    <w:rsid w:val="008064DD"/>
    <w:rsid w:val="00813E1F"/>
    <w:rsid w:val="00826F92"/>
    <w:rsid w:val="008321AF"/>
    <w:rsid w:val="008D60EC"/>
    <w:rsid w:val="008E11E2"/>
    <w:rsid w:val="00955E60"/>
    <w:rsid w:val="00A07E2A"/>
    <w:rsid w:val="00A349D8"/>
    <w:rsid w:val="00A52A12"/>
    <w:rsid w:val="00A606A3"/>
    <w:rsid w:val="00A645B6"/>
    <w:rsid w:val="00A7016D"/>
    <w:rsid w:val="00A843E5"/>
    <w:rsid w:val="00A950DE"/>
    <w:rsid w:val="00AF4F94"/>
    <w:rsid w:val="00B2151F"/>
    <w:rsid w:val="00B645FA"/>
    <w:rsid w:val="00BD3832"/>
    <w:rsid w:val="00C219EF"/>
    <w:rsid w:val="00C273D6"/>
    <w:rsid w:val="00D22373"/>
    <w:rsid w:val="00D2293D"/>
    <w:rsid w:val="00D61E27"/>
    <w:rsid w:val="00D81EFF"/>
    <w:rsid w:val="00D93161"/>
    <w:rsid w:val="00DA1D40"/>
    <w:rsid w:val="00DD4DA8"/>
    <w:rsid w:val="00E120D8"/>
    <w:rsid w:val="00E1340E"/>
    <w:rsid w:val="00E16EE7"/>
    <w:rsid w:val="00E2025A"/>
    <w:rsid w:val="00E52717"/>
    <w:rsid w:val="00E5467C"/>
    <w:rsid w:val="00E67339"/>
    <w:rsid w:val="00E757B1"/>
    <w:rsid w:val="00EC6936"/>
    <w:rsid w:val="00EE4E29"/>
    <w:rsid w:val="00F21044"/>
    <w:rsid w:val="00F57B81"/>
    <w:rsid w:val="00F606EB"/>
    <w:rsid w:val="00F8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99815"/>
  <w15:docId w15:val="{D24F5EF6-B7ED-45C1-A910-88A7EDA3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D98"/>
  </w:style>
  <w:style w:type="paragraph" w:styleId="1">
    <w:name w:val="heading 1"/>
    <w:basedOn w:val="a"/>
    <w:next w:val="a"/>
    <w:link w:val="10"/>
    <w:uiPriority w:val="9"/>
    <w:qFormat/>
    <w:rsid w:val="00101243"/>
    <w:pPr>
      <w:keepNext/>
      <w:keepLines/>
      <w:pageBreakBefore/>
      <w:numPr>
        <w:numId w:val="13"/>
      </w:numPr>
      <w:ind w:left="709" w:firstLine="0"/>
      <w:jc w:val="left"/>
      <w:outlineLvl w:val="0"/>
    </w:pPr>
    <w:rPr>
      <w:rFonts w:eastAsiaTheme="majorEastAsia" w:cstheme="majorBidi"/>
      <w:b/>
      <w:bCs/>
      <w:color w:val="000000"/>
    </w:rPr>
  </w:style>
  <w:style w:type="paragraph" w:styleId="2">
    <w:name w:val="heading 2"/>
    <w:basedOn w:val="1"/>
    <w:next w:val="a"/>
    <w:link w:val="20"/>
    <w:uiPriority w:val="9"/>
    <w:unhideWhenUsed/>
    <w:qFormat/>
    <w:rsid w:val="008E2A88"/>
    <w:pPr>
      <w:pageBreakBefore w:val="0"/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5C1EC8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3"/>
    <w:next w:val="a"/>
    <w:link w:val="40"/>
    <w:uiPriority w:val="9"/>
    <w:semiHidden/>
    <w:unhideWhenUsed/>
    <w:qFormat/>
    <w:rsid w:val="005C1EC8"/>
    <w:pPr>
      <w:numPr>
        <w:ilvl w:val="3"/>
      </w:numPr>
      <w:contextualSpacing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C8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C8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C8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C8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C8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10124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E2A88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4">
    <w:name w:val="List Paragraph"/>
    <w:basedOn w:val="a"/>
    <w:uiPriority w:val="34"/>
    <w:qFormat/>
    <w:rsid w:val="00715429"/>
    <w:pPr>
      <w:contextualSpacing/>
    </w:pPr>
  </w:style>
  <w:style w:type="paragraph" w:styleId="a5">
    <w:name w:val="No Spacing"/>
    <w:aliases w:val="Без отступа"/>
    <w:uiPriority w:val="1"/>
    <w:qFormat/>
    <w:rsid w:val="005C1EC8"/>
  </w:style>
  <w:style w:type="paragraph" w:styleId="a6">
    <w:name w:val="header"/>
    <w:basedOn w:val="a"/>
    <w:link w:val="a7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1EC8"/>
    <w:rPr>
      <w:rFonts w:ascii="Times New Roman" w:hAnsi="Times New Roman"/>
      <w:sz w:val="28"/>
    </w:rPr>
  </w:style>
  <w:style w:type="character" w:styleId="a8">
    <w:name w:val="Emphasis"/>
    <w:basedOn w:val="a0"/>
    <w:uiPriority w:val="20"/>
    <w:rsid w:val="005C1EC8"/>
    <w:rPr>
      <w:i/>
      <w:iCs/>
    </w:rPr>
  </w:style>
  <w:style w:type="character" w:styleId="a9">
    <w:name w:val="Hyperlink"/>
    <w:basedOn w:val="a0"/>
    <w:uiPriority w:val="99"/>
    <w:unhideWhenUsed/>
    <w:rsid w:val="005C1EC8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5C1EC8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5C1EC8"/>
    <w:rPr>
      <w:rFonts w:ascii="Times New Roman" w:eastAsiaTheme="majorEastAsia" w:hAnsi="Times New Roman" w:cstheme="majorBidi"/>
      <w:iCs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C1EC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1EC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1EC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1E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C1E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TOC Heading"/>
    <w:basedOn w:val="1"/>
    <w:next w:val="a"/>
    <w:uiPriority w:val="39"/>
    <w:unhideWhenUsed/>
    <w:qFormat/>
    <w:rsid w:val="005C1EC8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character" w:styleId="ab">
    <w:name w:val="Placeholder Text"/>
    <w:basedOn w:val="a0"/>
    <w:uiPriority w:val="99"/>
    <w:semiHidden/>
    <w:rsid w:val="005C1EC8"/>
    <w:rPr>
      <w:color w:val="808080"/>
    </w:rPr>
  </w:style>
  <w:style w:type="paragraph" w:styleId="ac">
    <w:name w:val="footer"/>
    <w:basedOn w:val="a"/>
    <w:link w:val="ad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C1EC8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semiHidden/>
    <w:unhideWhenUsed/>
    <w:rsid w:val="005C1EC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033E9E"/>
    <w:pPr>
      <w:tabs>
        <w:tab w:val="left" w:pos="1200"/>
        <w:tab w:val="right" w:leader="dot" w:pos="9346"/>
      </w:tabs>
      <w:spacing w:line="240" w:lineRule="auto"/>
      <w:pPrChange w:id="0" w:author="vesurkov" w:date="2026-10-07T10:07:00Z">
        <w:pPr>
          <w:spacing w:after="100" w:line="360" w:lineRule="auto"/>
          <w:ind w:firstLine="709"/>
          <w:jc w:val="both"/>
        </w:pPr>
      </w:pPrChange>
    </w:pPr>
    <w:rPr>
      <w:rPrChange w:id="0" w:author="vesurkov" w:date="2026-10-07T10:07:00Z">
        <w:rPr>
          <w:sz w:val="28"/>
          <w:szCs w:val="28"/>
          <w:lang w:val="ru-RU" w:eastAsia="ru-RU" w:bidi="ar-SA"/>
        </w:rPr>
      </w:rPrChange>
    </w:rPr>
  </w:style>
  <w:style w:type="paragraph" w:styleId="21">
    <w:name w:val="toc 2"/>
    <w:basedOn w:val="a"/>
    <w:next w:val="a"/>
    <w:autoRedefine/>
    <w:uiPriority w:val="39"/>
    <w:unhideWhenUsed/>
    <w:rsid w:val="005C1EC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C1EC8"/>
    <w:pPr>
      <w:spacing w:after="100"/>
      <w:ind w:left="560"/>
    </w:pPr>
  </w:style>
  <w:style w:type="paragraph" w:styleId="af">
    <w:name w:val="Body Text"/>
    <w:aliases w:val="1"/>
    <w:basedOn w:val="a"/>
    <w:link w:val="af0"/>
    <w:uiPriority w:val="1"/>
    <w:rsid w:val="005C1EC8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4"/>
    </w:rPr>
  </w:style>
  <w:style w:type="character" w:customStyle="1" w:styleId="af0">
    <w:name w:val="Основной текст Знак"/>
    <w:aliases w:val="1 Знак"/>
    <w:basedOn w:val="a0"/>
    <w:link w:val="af"/>
    <w:uiPriority w:val="1"/>
    <w:rsid w:val="005C1EC8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5C1EC8"/>
    <w:rPr>
      <w:b/>
      <w:bCs/>
    </w:rPr>
  </w:style>
  <w:style w:type="paragraph" w:styleId="af2">
    <w:name w:val="caption"/>
    <w:basedOn w:val="a"/>
    <w:next w:val="a"/>
    <w:uiPriority w:val="35"/>
    <w:unhideWhenUsed/>
    <w:rsid w:val="005C1EC8"/>
    <w:pPr>
      <w:spacing w:after="200"/>
    </w:pPr>
    <w:rPr>
      <w:iCs/>
      <w:szCs w:val="18"/>
    </w:rPr>
  </w:style>
  <w:style w:type="character" w:styleId="af3">
    <w:name w:val="Intense Reference"/>
    <w:basedOn w:val="a0"/>
    <w:uiPriority w:val="32"/>
    <w:rsid w:val="005C1EC8"/>
    <w:rPr>
      <w:b/>
      <w:bCs/>
      <w:smallCaps/>
      <w:color w:val="5B9BD5" w:themeColor="accent1"/>
      <w:spacing w:val="5"/>
    </w:rPr>
  </w:style>
  <w:style w:type="paragraph" w:customStyle="1" w:styleId="stdtxt">
    <w:name w:val="stdtxt"/>
    <w:basedOn w:val="a"/>
    <w:rsid w:val="0017233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fontstyle01">
    <w:name w:val="fontstyle01"/>
    <w:basedOn w:val="a0"/>
    <w:rsid w:val="001D72C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D72C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af4">
    <w:name w:val="Table Grid"/>
    <w:basedOn w:val="a1"/>
    <w:uiPriority w:val="39"/>
    <w:rsid w:val="002736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7F7C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a1"/>
    <w:pPr>
      <w:spacing w:line="240" w:lineRule="auto"/>
    </w:pPr>
    <w:tblPr>
      <w:tblStyleRowBandSize w:val="1"/>
      <w:tblStyleColBandSize w:val="1"/>
    </w:tblPr>
  </w:style>
  <w:style w:type="paragraph" w:styleId="af7">
    <w:name w:val="annotation text"/>
    <w:basedOn w:val="a"/>
    <w:link w:val="af8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Pr>
      <w:sz w:val="20"/>
      <w:szCs w:val="20"/>
    </w:r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a">
    <w:name w:val="annotation subject"/>
    <w:basedOn w:val="af7"/>
    <w:next w:val="af7"/>
    <w:link w:val="afb"/>
    <w:uiPriority w:val="99"/>
    <w:semiHidden/>
    <w:unhideWhenUsed/>
    <w:rsid w:val="00030DD5"/>
    <w:rPr>
      <w:b/>
      <w:bCs/>
    </w:rPr>
  </w:style>
  <w:style w:type="character" w:customStyle="1" w:styleId="afb">
    <w:name w:val="Тема примечания Знак"/>
    <w:basedOn w:val="af8"/>
    <w:link w:val="afa"/>
    <w:uiPriority w:val="99"/>
    <w:semiHidden/>
    <w:rsid w:val="00030DD5"/>
    <w:rPr>
      <w:b/>
      <w:bCs/>
      <w:sz w:val="20"/>
      <w:szCs w:val="20"/>
    </w:rPr>
  </w:style>
  <w:style w:type="paragraph" w:styleId="afc">
    <w:name w:val="Revision"/>
    <w:hidden/>
    <w:uiPriority w:val="99"/>
    <w:semiHidden/>
    <w:rsid w:val="00015611"/>
    <w:pPr>
      <w:spacing w:line="240" w:lineRule="auto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microsoft.com/office/2011/relationships/people" Target="peop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KNg9KKZ8F82+/ilNsWoX/jzONg==">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</go:docsCustomData>
</go:gDocsCustomXmlDataStorage>
</file>

<file path=customXml/itemProps1.xml><?xml version="1.0" encoding="utf-8"?>
<ds:datastoreItem xmlns:ds="http://schemas.openxmlformats.org/officeDocument/2006/customXml" ds:itemID="{C63FDE1D-BBE3-4590-A45C-D4F199E733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3683</Words>
  <Characters>20996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Матинин</dc:creator>
  <cp:lastModifiedBy>vesurkov</cp:lastModifiedBy>
  <cp:revision>2</cp:revision>
  <cp:lastPrinted>2026-10-07T03:14:00Z</cp:lastPrinted>
  <dcterms:created xsi:type="dcterms:W3CDTF">2026-10-07T03:16:00Z</dcterms:created>
  <dcterms:modified xsi:type="dcterms:W3CDTF">2026-10-07T03:16:00Z</dcterms:modified>
</cp:coreProperties>
</file>